
<file path=[Content_Types].xml><?xml version="1.0" encoding="utf-8"?>
<Types xmlns="http://schemas.openxmlformats.org/package/2006/content-types">
  <Default Extension="web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1F7B" w:rsidRDefault="0063482E">
      <w:pPr>
        <w:spacing w:after="252" w:line="265" w:lineRule="auto"/>
        <w:ind w:right="860"/>
        <w:jc w:val="center"/>
      </w:pPr>
      <w:r>
        <w:rPr>
          <w:b/>
          <w:sz w:val="24"/>
        </w:rPr>
        <w:t>Mini radar/sonar</w:t>
      </w:r>
    </w:p>
    <w:p w:rsidR="008A1F7B" w:rsidRDefault="0063482E">
      <w:pPr>
        <w:pStyle w:val="Ttulo1"/>
        <w:spacing w:after="827" w:line="265" w:lineRule="auto"/>
        <w:ind w:left="10" w:right="1000" w:hanging="10"/>
        <w:jc w:val="center"/>
      </w:pPr>
      <w:r>
        <w:rPr>
          <w:rFonts w:ascii="Times New Roman" w:eastAsia="Times New Roman" w:hAnsi="Times New Roman" w:cs="Times New Roman"/>
          <w:color w:val="000000"/>
          <w:sz w:val="24"/>
        </w:rPr>
        <w:t>Grupo</w:t>
      </w:r>
      <w:ins w:id="0" w:author="Juli" w:date="2024-12-04T15:23:00Z">
        <w:r w:rsidR="00CA1885">
          <w:rPr>
            <w:rFonts w:ascii="Times New Roman" w:eastAsia="Times New Roman" w:hAnsi="Times New Roman" w:cs="Times New Roman"/>
            <w:color w:val="000000"/>
            <w:sz w:val="24"/>
          </w:rPr>
          <w:t xml:space="preserve"> 5</w:t>
        </w:r>
      </w:ins>
    </w:p>
    <w:p w:rsidR="008A1F7B" w:rsidRDefault="0063482E">
      <w:pPr>
        <w:spacing w:after="287" w:line="259" w:lineRule="auto"/>
        <w:ind w:left="2170"/>
      </w:pPr>
      <w:r>
        <w:rPr>
          <w:sz w:val="24"/>
        </w:rPr>
        <w:t xml:space="preserve">Mateo Villegas - </w:t>
      </w:r>
      <w:proofErr w:type="spellStart"/>
      <w:r>
        <w:rPr>
          <w:sz w:val="24"/>
        </w:rPr>
        <w:t>Nicolas</w:t>
      </w:r>
      <w:proofErr w:type="spellEnd"/>
      <w:r>
        <w:rPr>
          <w:sz w:val="24"/>
        </w:rPr>
        <w:t xml:space="preserve"> Paz - Julián Alba</w:t>
      </w:r>
    </w:p>
    <w:p w:rsidR="008A1F7B" w:rsidRDefault="0063482E">
      <w:pPr>
        <w:spacing w:after="287" w:line="259" w:lineRule="auto"/>
        <w:ind w:left="1450"/>
      </w:pPr>
      <w:r>
        <w:rPr>
          <w:sz w:val="24"/>
        </w:rPr>
        <w:t xml:space="preserve">Especialidad en </w:t>
      </w:r>
      <w:proofErr w:type="gramStart"/>
      <w:r>
        <w:rPr>
          <w:sz w:val="24"/>
        </w:rPr>
        <w:t>Computación ,</w:t>
      </w:r>
      <w:proofErr w:type="gramEnd"/>
      <w:r>
        <w:rPr>
          <w:sz w:val="24"/>
        </w:rPr>
        <w:t xml:space="preserve"> Escuela Técnica N°32 D.E 14</w:t>
      </w:r>
    </w:p>
    <w:p w:rsidR="008A1F7B" w:rsidRDefault="0063482E">
      <w:pPr>
        <w:spacing w:after="287" w:line="259" w:lineRule="auto"/>
        <w:ind w:left="2890"/>
      </w:pPr>
      <w:r>
        <w:rPr>
          <w:sz w:val="24"/>
        </w:rPr>
        <w:t>4°3: Proyecto Informático</w:t>
      </w:r>
    </w:p>
    <w:p w:rsidR="008A1F7B" w:rsidRDefault="0063482E">
      <w:pPr>
        <w:spacing w:after="287" w:line="259" w:lineRule="auto"/>
        <w:ind w:left="28" w:right="1025"/>
        <w:jc w:val="center"/>
      </w:pPr>
      <w:r>
        <w:rPr>
          <w:sz w:val="24"/>
        </w:rPr>
        <w:t xml:space="preserve">Gonzalo N. </w:t>
      </w:r>
      <w:proofErr w:type="spellStart"/>
      <w:r>
        <w:rPr>
          <w:sz w:val="24"/>
        </w:rPr>
        <w:t>Consorti</w:t>
      </w:r>
      <w:proofErr w:type="spellEnd"/>
    </w:p>
    <w:p w:rsidR="008A1F7B" w:rsidRDefault="0063482E">
      <w:pPr>
        <w:spacing w:after="5" w:line="259" w:lineRule="auto"/>
        <w:ind w:left="2170"/>
      </w:pPr>
      <w:r>
        <w:rPr>
          <w:sz w:val="24"/>
        </w:rPr>
        <w:t>Desde el 2 de Octubre hasta el (Fecha Indefinida)</w:t>
      </w:r>
      <w:r>
        <w:br w:type="page"/>
      </w:r>
    </w:p>
    <w:p w:rsidR="008A1F7B" w:rsidRPr="00284A7A" w:rsidRDefault="0063482E">
      <w:pPr>
        <w:spacing w:after="420" w:line="480" w:lineRule="auto"/>
        <w:ind w:left="0" w:firstLine="0"/>
        <w:pPrChange w:id="1" w:author="Juli" w:date="2024-12-04T14:30:00Z">
          <w:pPr>
            <w:spacing w:after="420" w:line="259" w:lineRule="auto"/>
            <w:ind w:left="0" w:firstLine="0"/>
            <w:jc w:val="right"/>
          </w:pPr>
        </w:pPrChange>
      </w:pPr>
      <w:r w:rsidRPr="00284A7A">
        <w:rPr>
          <w:b/>
          <w:sz w:val="24"/>
        </w:rPr>
        <w:lastRenderedPageBreak/>
        <w:t>2</w:t>
      </w:r>
    </w:p>
    <w:p w:rsidR="008C7A22" w:rsidRPr="00284A7A" w:rsidRDefault="0063482E">
      <w:pPr>
        <w:spacing w:after="287" w:line="480" w:lineRule="auto"/>
        <w:ind w:left="3610"/>
        <w:rPr>
          <w:b/>
          <w:sz w:val="24"/>
        </w:rPr>
        <w:pPrChange w:id="2" w:author="Juli" w:date="2024-12-04T14:30:00Z">
          <w:pPr>
            <w:spacing w:after="287" w:line="265" w:lineRule="auto"/>
            <w:ind w:left="3610"/>
          </w:pPr>
        </w:pPrChange>
      </w:pPr>
      <w:r w:rsidRPr="00284A7A">
        <w:rPr>
          <w:b/>
          <w:sz w:val="24"/>
        </w:rPr>
        <w:t>Introducción</w:t>
      </w:r>
      <w:ins w:id="3" w:author="Juli" w:date="2024-12-04T15:41:00Z">
        <w:r w:rsidR="008B535E">
          <w:rPr>
            <w:b/>
            <w:sz w:val="24"/>
          </w:rPr>
          <w:t xml:space="preserve"> del Proyecto</w:t>
        </w:r>
      </w:ins>
    </w:p>
    <w:p w:rsidR="00284A7A" w:rsidRPr="00284A7A" w:rsidRDefault="00284A7A">
      <w:pPr>
        <w:spacing w:after="287" w:line="480" w:lineRule="auto"/>
        <w:ind w:left="0" w:firstLine="0"/>
        <w:rPr>
          <w:ins w:id="4" w:author="Juli" w:date="2024-12-04T14:29:00Z"/>
        </w:rPr>
        <w:pPrChange w:id="5" w:author="Juli" w:date="2024-12-04T14:30:00Z">
          <w:pPr>
            <w:spacing w:after="287" w:line="265" w:lineRule="auto"/>
            <w:ind w:left="3610"/>
          </w:pPr>
        </w:pPrChange>
      </w:pPr>
    </w:p>
    <w:p w:rsidR="008C7A22" w:rsidRPr="00284A7A" w:rsidRDefault="008C7A22">
      <w:pPr>
        <w:spacing w:after="287" w:line="480" w:lineRule="auto"/>
        <w:ind w:left="0" w:firstLine="0"/>
        <w:rPr>
          <w:ins w:id="6" w:author="Juli" w:date="2024-12-04T14:06:00Z"/>
        </w:rPr>
        <w:pPrChange w:id="7" w:author="Juli" w:date="2024-12-04T14:30:00Z">
          <w:pPr>
            <w:spacing w:after="287" w:line="265" w:lineRule="auto"/>
            <w:ind w:left="3610"/>
          </w:pPr>
        </w:pPrChange>
      </w:pPr>
      <w:ins w:id="8" w:author="Juli" w:date="2024-12-04T14:04:00Z">
        <w:r w:rsidRPr="00284A7A">
          <w:t>Nuestro proyecto consiste en un mini radar/sonar</w:t>
        </w:r>
      </w:ins>
      <w:ins w:id="9" w:author="Juli" w:date="2024-12-04T14:05:00Z">
        <w:r w:rsidRPr="00284A7A">
          <w:t xml:space="preserve">, que tiene la funcionalidad extra de medir la velocidad. </w:t>
        </w:r>
      </w:ins>
      <w:ins w:id="10" w:author="Juli" w:date="2024-12-04T14:06:00Z">
        <w:r w:rsidRPr="00284A7A">
          <w:t xml:space="preserve">Vamos a tener que investigar bastante, para aprender a utilizar </w:t>
        </w:r>
        <w:proofErr w:type="spellStart"/>
        <w:r w:rsidRPr="00284A7A">
          <w:t>arduino</w:t>
        </w:r>
        <w:proofErr w:type="spellEnd"/>
        <w:r w:rsidRPr="00284A7A">
          <w:t>.</w:t>
        </w:r>
      </w:ins>
    </w:p>
    <w:p w:rsidR="00284A7A" w:rsidRPr="00284A7A" w:rsidRDefault="00284A7A">
      <w:pPr>
        <w:spacing w:after="287" w:line="480" w:lineRule="auto"/>
        <w:ind w:left="0" w:firstLine="0"/>
        <w:rPr>
          <w:ins w:id="11" w:author="Juli" w:date="2024-12-04T14:29:00Z"/>
        </w:rPr>
        <w:pPrChange w:id="12" w:author="Juli" w:date="2024-12-04T14:30:00Z">
          <w:pPr>
            <w:spacing w:after="287" w:line="265" w:lineRule="auto"/>
            <w:ind w:left="3610"/>
          </w:pPr>
        </w:pPrChange>
      </w:pPr>
    </w:p>
    <w:p w:rsidR="008C7A22" w:rsidRPr="00284A7A" w:rsidRDefault="008C7A22">
      <w:pPr>
        <w:spacing w:after="287" w:line="480" w:lineRule="auto"/>
        <w:ind w:left="0" w:firstLine="0"/>
        <w:rPr>
          <w:ins w:id="13" w:author="Juli" w:date="2024-12-04T14:08:00Z"/>
        </w:rPr>
        <w:pPrChange w:id="14" w:author="Juli" w:date="2024-12-04T14:30:00Z">
          <w:pPr>
            <w:spacing w:after="287" w:line="265" w:lineRule="auto"/>
            <w:ind w:left="3610"/>
          </w:pPr>
        </w:pPrChange>
      </w:pPr>
      <w:proofErr w:type="gramStart"/>
      <w:ins w:id="15" w:author="Juli" w:date="2024-12-04T14:06:00Z">
        <w:r w:rsidRPr="00284A7A">
          <w:t>Además</w:t>
        </w:r>
        <w:proofErr w:type="gramEnd"/>
        <w:r w:rsidRPr="00284A7A">
          <w:t xml:space="preserve"> necesitaremos el uso de código de </w:t>
        </w:r>
        <w:proofErr w:type="spellStart"/>
        <w:r w:rsidRPr="00284A7A">
          <w:t>processing</w:t>
        </w:r>
      </w:ins>
      <w:proofErr w:type="spellEnd"/>
      <w:ins w:id="16" w:author="Juli" w:date="2024-12-04T14:07:00Z">
        <w:r w:rsidRPr="00284A7A">
          <w:t>, por lo tanto también deberemos aprender a usar este tipo de código. Lo primero que haremos es priorizar la funcionalidad básica del radar, una vez est</w:t>
        </w:r>
      </w:ins>
      <w:ins w:id="17" w:author="Juli" w:date="2024-12-04T14:08:00Z">
        <w:r w:rsidRPr="00284A7A">
          <w:t>e funcione, ahí le agregaremos la funcionalidad extra de poder medir la velocidad con la que el objeto que detecta se mueve.</w:t>
        </w:r>
      </w:ins>
    </w:p>
    <w:p w:rsidR="008A1F7B" w:rsidRPr="00284A7A" w:rsidRDefault="0063482E">
      <w:pPr>
        <w:spacing w:after="287" w:line="480" w:lineRule="auto"/>
        <w:ind w:left="0" w:firstLine="0"/>
        <w:pPrChange w:id="18" w:author="Juli" w:date="2024-12-04T14:30:00Z">
          <w:pPr>
            <w:spacing w:after="287" w:line="265" w:lineRule="auto"/>
            <w:ind w:left="3610"/>
          </w:pPr>
        </w:pPrChange>
      </w:pPr>
      <w:r w:rsidRPr="00284A7A">
        <w:br w:type="page"/>
      </w:r>
    </w:p>
    <w:p w:rsidR="008B535E" w:rsidRPr="008B535E" w:rsidRDefault="008B535E">
      <w:pPr>
        <w:spacing w:after="5" w:line="480" w:lineRule="auto"/>
        <w:rPr>
          <w:ins w:id="19" w:author="Juli" w:date="2024-12-04T15:42:00Z"/>
          <w:color w:val="auto"/>
          <w:sz w:val="24"/>
          <w:szCs w:val="24"/>
          <w:rPrChange w:id="20" w:author="Juli" w:date="2024-12-04T15:42:00Z">
            <w:rPr>
              <w:ins w:id="21" w:author="Juli" w:date="2024-12-04T15:42:00Z"/>
              <w:color w:val="FF0000"/>
              <w:sz w:val="24"/>
              <w:szCs w:val="24"/>
            </w:rPr>
          </w:rPrChange>
        </w:rPr>
        <w:pPrChange w:id="22" w:author="Juli" w:date="2024-12-04T15:42:00Z">
          <w:pPr>
            <w:spacing w:after="5" w:line="503" w:lineRule="auto"/>
            <w:ind w:left="-15" w:firstLine="720"/>
          </w:pPr>
        </w:pPrChange>
      </w:pPr>
      <w:ins w:id="23" w:author="Juli" w:date="2024-12-04T15:42:00Z">
        <w:r>
          <w:rPr>
            <w:color w:val="auto"/>
            <w:sz w:val="24"/>
            <w:szCs w:val="24"/>
          </w:rPr>
          <w:lastRenderedPageBreak/>
          <w:t>Una vez ya el profesor nos asignó a cada uno nuestros proyectos</w:t>
        </w:r>
      </w:ins>
      <w:ins w:id="24" w:author="Juli" w:date="2024-12-04T15:43:00Z">
        <w:r>
          <w:rPr>
            <w:color w:val="auto"/>
            <w:sz w:val="24"/>
            <w:szCs w:val="24"/>
          </w:rPr>
          <w:t>, hable con mis compañeros</w:t>
        </w:r>
        <w:r w:rsidR="00EA01C1">
          <w:rPr>
            <w:color w:val="auto"/>
            <w:sz w:val="24"/>
            <w:szCs w:val="24"/>
          </w:rPr>
          <w:t xml:space="preserve"> para poder tomar una idea de c</w:t>
        </w:r>
      </w:ins>
      <w:ins w:id="25" w:author="Juli" w:date="2024-12-04T15:45:00Z">
        <w:r w:rsidR="00EA01C1">
          <w:rPr>
            <w:color w:val="auto"/>
            <w:sz w:val="24"/>
            <w:szCs w:val="24"/>
          </w:rPr>
          <w:t>ó</w:t>
        </w:r>
      </w:ins>
      <w:ins w:id="26" w:author="Juli" w:date="2024-12-04T15:43:00Z">
        <w:r>
          <w:rPr>
            <w:color w:val="auto"/>
            <w:sz w:val="24"/>
            <w:szCs w:val="24"/>
          </w:rPr>
          <w:t xml:space="preserve">mo podríamos hacer este proyecto del radar. </w:t>
        </w:r>
      </w:ins>
      <w:proofErr w:type="spellStart"/>
      <w:ins w:id="27" w:author="Juli" w:date="2024-12-04T15:44:00Z">
        <w:r>
          <w:rPr>
            <w:color w:val="auto"/>
            <w:sz w:val="24"/>
            <w:szCs w:val="24"/>
          </w:rPr>
          <w:t>Asi</w:t>
        </w:r>
        <w:proofErr w:type="spellEnd"/>
        <w:r>
          <w:rPr>
            <w:color w:val="auto"/>
            <w:sz w:val="24"/>
            <w:szCs w:val="24"/>
          </w:rPr>
          <w:t xml:space="preserve"> que lo primero que fue</w:t>
        </w:r>
      </w:ins>
      <w:ins w:id="28" w:author="Juli" w:date="2024-12-04T15:42:00Z">
        <w:r>
          <w:rPr>
            <w:color w:val="auto"/>
            <w:sz w:val="24"/>
            <w:szCs w:val="24"/>
          </w:rPr>
          <w:t xml:space="preserve"> </w:t>
        </w:r>
      </w:ins>
      <w:ins w:id="29" w:author="Juli" w:date="2024-12-04T15:43:00Z">
        <w:r>
          <w:rPr>
            <w:color w:val="auto"/>
            <w:sz w:val="24"/>
            <w:szCs w:val="24"/>
          </w:rPr>
          <w:t>comenzar</w:t>
        </w:r>
      </w:ins>
      <w:ins w:id="30" w:author="Juli" w:date="2024-12-04T15:42:00Z">
        <w:r>
          <w:rPr>
            <w:color w:val="auto"/>
            <w:sz w:val="24"/>
            <w:szCs w:val="24"/>
          </w:rPr>
          <w:t xml:space="preserve"> </w:t>
        </w:r>
      </w:ins>
      <w:ins w:id="31" w:author="Juli" w:date="2024-12-04T15:43:00Z">
        <w:r>
          <w:rPr>
            <w:color w:val="auto"/>
            <w:sz w:val="24"/>
            <w:szCs w:val="24"/>
          </w:rPr>
          <w:t xml:space="preserve">con la </w:t>
        </w:r>
      </w:ins>
      <w:ins w:id="32" w:author="Juli" w:date="2024-12-04T15:44:00Z">
        <w:r>
          <w:rPr>
            <w:color w:val="auto"/>
            <w:sz w:val="24"/>
            <w:szCs w:val="24"/>
          </w:rPr>
          <w:t>recolección</w:t>
        </w:r>
      </w:ins>
      <w:ins w:id="33" w:author="Juli" w:date="2024-12-04T15:43:00Z">
        <w:r>
          <w:rPr>
            <w:color w:val="auto"/>
            <w:sz w:val="24"/>
            <w:szCs w:val="24"/>
          </w:rPr>
          <w:t xml:space="preserve"> de información</w:t>
        </w:r>
      </w:ins>
    </w:p>
    <w:p w:rsidR="008A1F7B" w:rsidRPr="00336BF5" w:rsidDel="008B535E" w:rsidRDefault="0063482E">
      <w:pPr>
        <w:pStyle w:val="Ttulo1"/>
        <w:spacing w:line="480" w:lineRule="auto"/>
        <w:rPr>
          <w:del w:id="34" w:author="Juli" w:date="2024-12-04T15:42:00Z"/>
          <w:rFonts w:ascii="Times New Roman" w:hAnsi="Times New Roman" w:cs="Times New Roman"/>
          <w:color w:val="FF0000"/>
          <w:sz w:val="24"/>
          <w:szCs w:val="24"/>
          <w:rPrChange w:id="35" w:author="Juli" w:date="2024-12-04T14:50:00Z">
            <w:rPr>
              <w:del w:id="36" w:author="Juli" w:date="2024-12-04T15:42:00Z"/>
            </w:rPr>
          </w:rPrChange>
        </w:rPr>
        <w:pPrChange w:id="37" w:author="Juli" w:date="2024-12-04T14:30:00Z">
          <w:pPr>
            <w:pStyle w:val="Ttulo1"/>
          </w:pPr>
        </w:pPrChange>
      </w:pPr>
      <w:del w:id="38" w:author="Juli" w:date="2024-12-04T14:10:00Z">
        <w:r w:rsidRPr="00336BF5" w:rsidDel="008C7A22">
          <w:rPr>
            <w:rFonts w:ascii="Times New Roman" w:hAnsi="Times New Roman" w:cs="Times New Roman"/>
            <w:b w:val="0"/>
            <w:color w:val="FF0000"/>
            <w:sz w:val="24"/>
            <w:szCs w:val="24"/>
            <w:rPrChange w:id="39" w:author="Juli" w:date="2024-12-04T14:50:00Z">
              <w:rPr>
                <w:b w:val="0"/>
              </w:rPr>
            </w:rPrChange>
          </w:rPr>
          <w:delText>Etapa 1</w:delText>
        </w:r>
      </w:del>
      <w:del w:id="40" w:author="Juli" w:date="2024-12-04T15:42:00Z">
        <w:r w:rsidRPr="00336BF5" w:rsidDel="008B535E">
          <w:rPr>
            <w:rFonts w:ascii="Times New Roman" w:hAnsi="Times New Roman" w:cs="Times New Roman"/>
            <w:b w:val="0"/>
            <w:color w:val="FF0000"/>
            <w:sz w:val="24"/>
            <w:szCs w:val="24"/>
            <w:rPrChange w:id="41" w:author="Juli" w:date="2024-12-04T14:50:00Z">
              <w:rPr>
                <w:b w:val="0"/>
              </w:rPr>
            </w:rPrChange>
          </w:rPr>
          <w:delText>: Investigación</w:delText>
        </w:r>
      </w:del>
    </w:p>
    <w:p w:rsidR="008A1F7B" w:rsidRPr="00284A7A" w:rsidRDefault="0063482E">
      <w:pPr>
        <w:spacing w:after="5" w:line="480" w:lineRule="auto"/>
        <w:ind w:left="-15" w:firstLine="720"/>
        <w:pPrChange w:id="42" w:author="Juli" w:date="2024-12-04T14:30:00Z">
          <w:pPr>
            <w:spacing w:after="5" w:line="503" w:lineRule="auto"/>
            <w:ind w:left="-15" w:firstLine="720"/>
          </w:pPr>
        </w:pPrChange>
      </w:pPr>
      <w:del w:id="43" w:author="Juli" w:date="2024-12-04T14:12:00Z">
        <w:r w:rsidRPr="00284A7A" w:rsidDel="008C7A22">
          <w:rPr>
            <w:sz w:val="24"/>
          </w:rPr>
          <w:delText>Este es el primer día de investigación para el proyecto, en estos meses estaré mandando el progreso que haga para armar un RADAR, es lo que tengo que exponer.</w:delText>
        </w:r>
      </w:del>
      <w:ins w:id="44" w:author="Juli" w:date="2024-12-04T14:12:00Z">
        <w:r w:rsidR="008C7A22" w:rsidRPr="00284A7A">
          <w:rPr>
            <w:sz w:val="24"/>
          </w:rPr>
          <w:t>Bueno para poder llevar a cabo la realización de nuestro rada</w:t>
        </w:r>
      </w:ins>
      <w:ins w:id="45" w:author="Juli" w:date="2024-12-04T15:44:00Z">
        <w:r w:rsidR="008B535E">
          <w:rPr>
            <w:sz w:val="24"/>
          </w:rPr>
          <w:t>r</w:t>
        </w:r>
      </w:ins>
      <w:ins w:id="46" w:author="Juli" w:date="2024-12-04T14:12:00Z">
        <w:r w:rsidR="008C7A22" w:rsidRPr="00284A7A">
          <w:rPr>
            <w:sz w:val="24"/>
          </w:rPr>
          <w:t>, primero debo investigar, as</w:t>
        </w:r>
      </w:ins>
      <w:ins w:id="47" w:author="Juli" w:date="2024-12-04T14:13:00Z">
        <w:r w:rsidR="008C7A22" w:rsidRPr="00284A7A">
          <w:rPr>
            <w:sz w:val="24"/>
          </w:rPr>
          <w:t>í</w:t>
        </w:r>
      </w:ins>
      <w:ins w:id="48" w:author="Juli" w:date="2024-12-04T14:12:00Z">
        <w:r w:rsidR="008C7A22" w:rsidRPr="00284A7A">
          <w:rPr>
            <w:sz w:val="24"/>
          </w:rPr>
          <w:t xml:space="preserve"> que voy a estar</w:t>
        </w:r>
      </w:ins>
      <w:ins w:id="49" w:author="Juli" w:date="2024-12-04T14:13:00Z">
        <w:r w:rsidR="008C7A22" w:rsidRPr="00284A7A">
          <w:rPr>
            <w:sz w:val="24"/>
          </w:rPr>
          <w:t xml:space="preserve"> dejando en esta carpeta de campo, toda la investigación que realice y además voy a ir explicando la funcionalidad, errores, el </w:t>
        </w:r>
      </w:ins>
      <w:ins w:id="50" w:author="Juli" w:date="2024-12-04T14:14:00Z">
        <w:r w:rsidR="008C7A22" w:rsidRPr="00284A7A">
          <w:rPr>
            <w:sz w:val="24"/>
          </w:rPr>
          <w:t>código</w:t>
        </w:r>
      </w:ins>
      <w:ins w:id="51" w:author="Juli" w:date="2024-12-04T14:13:00Z">
        <w:r w:rsidR="008C7A22" w:rsidRPr="00284A7A">
          <w:rPr>
            <w:sz w:val="24"/>
          </w:rPr>
          <w:t xml:space="preserve"> </w:t>
        </w:r>
      </w:ins>
      <w:ins w:id="52" w:author="Juli" w:date="2024-12-04T14:14:00Z">
        <w:r w:rsidR="008C7A22" w:rsidRPr="00284A7A">
          <w:rPr>
            <w:sz w:val="24"/>
          </w:rPr>
          <w:t>y demás cosas que abarcare en el documento</w:t>
        </w:r>
      </w:ins>
      <w:ins w:id="53" w:author="Juli" w:date="2024-12-04T14:12:00Z">
        <w:r w:rsidR="008C7A22" w:rsidRPr="00284A7A">
          <w:rPr>
            <w:sz w:val="24"/>
          </w:rPr>
          <w:t xml:space="preserve"> </w:t>
        </w:r>
      </w:ins>
    </w:p>
    <w:p w:rsidR="008A1F7B" w:rsidRPr="00284A7A" w:rsidRDefault="0063482E">
      <w:pPr>
        <w:spacing w:after="5" w:line="480" w:lineRule="auto"/>
        <w:ind w:left="-15" w:firstLine="720"/>
        <w:pPrChange w:id="54" w:author="Juli" w:date="2024-12-04T14:30:00Z">
          <w:pPr>
            <w:spacing w:after="5" w:line="503" w:lineRule="auto"/>
            <w:ind w:left="-15" w:firstLine="720"/>
          </w:pPr>
        </w:pPrChange>
      </w:pPr>
      <w:del w:id="55" w:author="Juli" w:date="2024-12-04T14:14:00Z">
        <w:r w:rsidRPr="00284A7A" w:rsidDel="00F13400">
          <w:rPr>
            <w:sz w:val="24"/>
          </w:rPr>
          <w:delText xml:space="preserve">Un </w:delText>
        </w:r>
      </w:del>
      <w:ins w:id="56" w:author="Juli" w:date="2024-12-04T14:14:00Z">
        <w:r w:rsidR="00F13400" w:rsidRPr="00284A7A">
          <w:rPr>
            <w:sz w:val="24"/>
          </w:rPr>
          <w:t>El</w:t>
        </w:r>
      </w:ins>
      <w:ins w:id="57" w:author="Juli" w:date="2024-12-04T14:15:00Z">
        <w:r w:rsidR="00F13400" w:rsidRPr="00284A7A">
          <w:rPr>
            <w:sz w:val="24"/>
          </w:rPr>
          <w:t xml:space="preserve"> </w:t>
        </w:r>
      </w:ins>
      <w:r w:rsidRPr="00284A7A">
        <w:rPr>
          <w:sz w:val="24"/>
        </w:rPr>
        <w:t>radar</w:t>
      </w:r>
      <w:ins w:id="58" w:author="Juli" w:date="2024-12-04T14:14:00Z">
        <w:r w:rsidR="00F13400" w:rsidRPr="00284A7A">
          <w:rPr>
            <w:sz w:val="24"/>
          </w:rPr>
          <w:t xml:space="preserve">, </w:t>
        </w:r>
      </w:ins>
      <w:del w:id="59" w:author="Juli" w:date="2024-12-04T14:14:00Z">
        <w:r w:rsidRPr="00284A7A" w:rsidDel="00F13400">
          <w:rPr>
            <w:sz w:val="24"/>
          </w:rPr>
          <w:delText xml:space="preserve"> cuyo acronimo es ( RAdio Detection And Ranging ) </w:delText>
        </w:r>
      </w:del>
      <w:r w:rsidRPr="00284A7A">
        <w:rPr>
          <w:sz w:val="24"/>
        </w:rPr>
        <w:t>es un sistema que usa ondas electromagnéticas para medir distancias, altitudes, direcciones y velocidades de objetos (</w:t>
      </w:r>
      <w:del w:id="60" w:author="Juli" w:date="2024-12-04T14:14:00Z">
        <w:r w:rsidRPr="00284A7A" w:rsidDel="00F13400">
          <w:rPr>
            <w:sz w:val="24"/>
          </w:rPr>
          <w:delText>Esta es la otra función que deberá hacer mi Radar</w:delText>
        </w:r>
      </w:del>
      <w:ins w:id="61" w:author="Juli" w:date="2024-12-04T14:14:00Z">
        <w:r w:rsidR="00F13400" w:rsidRPr="00284A7A">
          <w:rPr>
            <w:sz w:val="24"/>
          </w:rPr>
          <w:t xml:space="preserve">Esta función es la </w:t>
        </w:r>
      </w:ins>
      <w:ins w:id="62" w:author="Juli" w:date="2024-12-04T14:15:00Z">
        <w:r w:rsidR="00F13400" w:rsidRPr="00284A7A">
          <w:rPr>
            <w:sz w:val="24"/>
          </w:rPr>
          <w:t>característica</w:t>
        </w:r>
      </w:ins>
      <w:ins w:id="63" w:author="Juli" w:date="2024-12-04T14:14:00Z">
        <w:r w:rsidR="00F13400" w:rsidRPr="00284A7A">
          <w:rPr>
            <w:sz w:val="24"/>
          </w:rPr>
          <w:t xml:space="preserve"> </w:t>
        </w:r>
      </w:ins>
      <w:ins w:id="64" w:author="Juli" w:date="2024-12-04T14:15:00Z">
        <w:r w:rsidR="00F13400" w:rsidRPr="00284A7A">
          <w:rPr>
            <w:sz w:val="24"/>
          </w:rPr>
          <w:t>que va a tener nuestro radar</w:t>
        </w:r>
      </w:ins>
      <w:r w:rsidRPr="00284A7A">
        <w:rPr>
          <w:sz w:val="24"/>
        </w:rPr>
        <w:t>) , como aeronaves, barcos, vehículos motorizados, formaciones meteorológicas y el propio terreno.</w:t>
      </w:r>
    </w:p>
    <w:p w:rsidR="008A1F7B" w:rsidRPr="00284A7A" w:rsidRDefault="0063482E">
      <w:pPr>
        <w:spacing w:after="5" w:line="480" w:lineRule="auto"/>
        <w:ind w:left="-15" w:firstLine="720"/>
        <w:pPrChange w:id="65" w:author="Juli" w:date="2024-12-04T14:30:00Z">
          <w:pPr>
            <w:spacing w:after="5" w:line="503" w:lineRule="auto"/>
            <w:ind w:left="-15" w:firstLine="720"/>
          </w:pPr>
        </w:pPrChange>
      </w:pPr>
      <w:del w:id="66" w:author="Juli" w:date="2024-12-04T14:16:00Z">
        <w:r w:rsidRPr="00284A7A" w:rsidDel="00F13400">
          <w:rPr>
            <w:sz w:val="24"/>
          </w:rPr>
          <w:delText>Su funcionamiento se basa en emitir un impulso de radio, que se refleja en el objetivo y se recibe típicamente en la misma posición del emisor</w:delText>
        </w:r>
      </w:del>
      <w:ins w:id="67" w:author="Juli" w:date="2024-12-04T14:16:00Z">
        <w:r w:rsidR="00F13400" w:rsidRPr="00284A7A">
          <w:rPr>
            <w:sz w:val="24"/>
          </w:rPr>
          <w:t>El funci</w:t>
        </w:r>
      </w:ins>
      <w:ins w:id="68" w:author="Juli" w:date="2024-12-04T14:17:00Z">
        <w:r w:rsidR="00F13400" w:rsidRPr="00284A7A">
          <w:rPr>
            <w:sz w:val="24"/>
          </w:rPr>
          <w:t>o</w:t>
        </w:r>
      </w:ins>
      <w:ins w:id="69" w:author="Juli" w:date="2024-12-04T14:16:00Z">
        <w:r w:rsidR="00F13400" w:rsidRPr="00284A7A">
          <w:rPr>
            <w:sz w:val="24"/>
          </w:rPr>
          <w:t>namiento de este</w:t>
        </w:r>
      </w:ins>
      <w:ins w:id="70" w:author="Juli" w:date="2024-12-04T14:17:00Z">
        <w:r w:rsidR="00F13400" w:rsidRPr="00284A7A">
          <w:rPr>
            <w:sz w:val="24"/>
          </w:rPr>
          <w:t xml:space="preserve"> mismo trata de una emisión de un impulso de radio, esto se refleja en el objetivo y recibe en la misma posición del emisor</w:t>
        </w:r>
      </w:ins>
      <w:r w:rsidRPr="00284A7A">
        <w:rPr>
          <w:sz w:val="24"/>
        </w:rPr>
        <w:t xml:space="preserve">. </w:t>
      </w:r>
      <w:del w:id="71" w:author="Juli" w:date="2024-12-04T14:18:00Z">
        <w:r w:rsidRPr="00284A7A" w:rsidDel="00F13400">
          <w:rPr>
            <w:sz w:val="24"/>
          </w:rPr>
          <w:delText xml:space="preserve">El </w:delText>
        </w:r>
      </w:del>
      <w:ins w:id="72" w:author="Juli" w:date="2024-12-04T14:18:00Z">
        <w:r w:rsidR="00F13400" w:rsidRPr="00284A7A">
          <w:rPr>
            <w:sz w:val="24"/>
          </w:rPr>
          <w:t xml:space="preserve">Su </w:t>
        </w:r>
      </w:ins>
      <w:r w:rsidRPr="00284A7A">
        <w:rPr>
          <w:sz w:val="24"/>
        </w:rPr>
        <w:t>uso de ondas electromagnéticas con diversas longitudes de onda permite detectar objetos más allá del rango de otro tipo de emisores.</w:t>
      </w:r>
    </w:p>
    <w:p w:rsidR="008A1F7B" w:rsidRPr="00284A7A" w:rsidRDefault="0063482E">
      <w:pPr>
        <w:spacing w:after="619" w:line="480" w:lineRule="auto"/>
        <w:ind w:left="730"/>
        <w:pPrChange w:id="73" w:author="Juli" w:date="2024-12-04T14:30:00Z">
          <w:pPr>
            <w:spacing w:after="619" w:line="479" w:lineRule="auto"/>
            <w:ind w:left="730"/>
          </w:pPr>
        </w:pPrChange>
      </w:pPr>
      <w:del w:id="74" w:author="Juli" w:date="2024-12-04T14:18:00Z">
        <w:r w:rsidRPr="00284A7A" w:rsidDel="00F13400">
          <w:rPr>
            <w:b/>
            <w:sz w:val="24"/>
            <w:rPrChange w:id="75" w:author="Juli" w:date="2024-12-04T14:30:00Z">
              <w:rPr>
                <w:sz w:val="24"/>
              </w:rPr>
            </w:rPrChange>
          </w:rPr>
          <w:delText>LINK</w:delText>
        </w:r>
      </w:del>
      <w:ins w:id="76" w:author="Juli" w:date="2024-12-04T14:18:00Z">
        <w:r w:rsidR="00F13400" w:rsidRPr="00284A7A">
          <w:rPr>
            <w:b/>
            <w:sz w:val="24"/>
            <w:rPrChange w:id="77" w:author="Juli" w:date="2024-12-04T14:30:00Z">
              <w:rPr>
                <w:sz w:val="24"/>
              </w:rPr>
            </w:rPrChange>
          </w:rPr>
          <w:t>Información sacada de</w:t>
        </w:r>
      </w:ins>
      <w:r w:rsidRPr="00284A7A">
        <w:rPr>
          <w:sz w:val="24"/>
        </w:rPr>
        <w:t xml:space="preserve">: </w:t>
      </w:r>
      <w:r w:rsidRPr="00284A7A">
        <w:rPr>
          <w:rPrChange w:id="78" w:author="Juli" w:date="2024-12-04T14:30:00Z">
            <w:rPr/>
          </w:rPrChange>
        </w:rPr>
        <w:fldChar w:fldCharType="begin"/>
      </w:r>
      <w:r w:rsidRPr="00284A7A">
        <w:instrText xml:space="preserve"> HYPERLINK "https://es.wikipedia.org/wiki/Radar" \h </w:instrText>
      </w:r>
      <w:r w:rsidRPr="00284A7A">
        <w:rPr>
          <w:rPrChange w:id="79" w:author="Juli" w:date="2024-12-04T14:30:00Z">
            <w:rPr>
              <w:color w:val="1155CC"/>
              <w:sz w:val="24"/>
              <w:u w:val="single" w:color="1155CC"/>
            </w:rPr>
          </w:rPrChange>
        </w:rPr>
        <w:fldChar w:fldCharType="separate"/>
      </w:r>
      <w:r w:rsidRPr="00284A7A">
        <w:rPr>
          <w:color w:val="1155CC"/>
          <w:sz w:val="24"/>
          <w:u w:val="single" w:color="1155CC"/>
        </w:rPr>
        <w:t>https://es.wikipedia.org/wiki/Radar</w:t>
      </w:r>
      <w:r w:rsidRPr="00284A7A">
        <w:rPr>
          <w:color w:val="1155CC"/>
          <w:sz w:val="24"/>
          <w:u w:val="single" w:color="1155CC"/>
          <w:rPrChange w:id="80" w:author="Juli" w:date="2024-12-04T14:30:00Z">
            <w:rPr>
              <w:color w:val="1155CC"/>
              <w:sz w:val="24"/>
              <w:u w:val="single" w:color="1155CC"/>
            </w:rPr>
          </w:rPrChange>
        </w:rPr>
        <w:fldChar w:fldCharType="end"/>
      </w:r>
    </w:p>
    <w:p w:rsidR="00F13400" w:rsidRPr="00284A7A" w:rsidRDefault="00F13400">
      <w:pPr>
        <w:spacing w:after="5" w:line="480" w:lineRule="auto"/>
        <w:ind w:left="-15" w:firstLine="720"/>
        <w:rPr>
          <w:ins w:id="81" w:author="Juli" w:date="2024-12-04T14:19:00Z"/>
          <w:b/>
          <w:sz w:val="24"/>
          <w:rPrChange w:id="82" w:author="Juli" w:date="2024-12-04T14:30:00Z">
            <w:rPr>
              <w:ins w:id="83" w:author="Juli" w:date="2024-12-04T14:19:00Z"/>
              <w:sz w:val="24"/>
            </w:rPr>
          </w:rPrChange>
        </w:rPr>
        <w:pPrChange w:id="84" w:author="Juli" w:date="2024-12-04T14:30:00Z">
          <w:pPr>
            <w:spacing w:after="5" w:line="503" w:lineRule="auto"/>
            <w:ind w:left="-15" w:firstLine="720"/>
          </w:pPr>
        </w:pPrChange>
      </w:pPr>
      <w:ins w:id="85" w:author="Juli" w:date="2024-12-04T14:19:00Z">
        <w:r w:rsidRPr="00284A7A">
          <w:rPr>
            <w:b/>
            <w:sz w:val="24"/>
            <w:rPrChange w:id="86" w:author="Juli" w:date="2024-12-04T14:30:00Z">
              <w:rPr>
                <w:sz w:val="24"/>
              </w:rPr>
            </w:rPrChange>
          </w:rPr>
          <w:t>SU HISTORIA</w:t>
        </w:r>
        <w:r w:rsidRPr="00284A7A">
          <w:rPr>
            <w:b/>
            <w:sz w:val="24"/>
          </w:rPr>
          <w:t>:</w:t>
        </w:r>
      </w:ins>
    </w:p>
    <w:p w:rsidR="008A1F7B" w:rsidRPr="00284A7A" w:rsidRDefault="0063482E">
      <w:pPr>
        <w:spacing w:after="5" w:line="480" w:lineRule="auto"/>
        <w:ind w:left="-15" w:firstLine="720"/>
        <w:pPrChange w:id="87" w:author="Juli" w:date="2024-12-04T14:30:00Z">
          <w:pPr>
            <w:spacing w:after="5" w:line="503" w:lineRule="auto"/>
            <w:ind w:left="-15" w:firstLine="720"/>
          </w:pPr>
        </w:pPrChange>
      </w:pPr>
      <w:r w:rsidRPr="00284A7A">
        <w:rPr>
          <w:sz w:val="24"/>
        </w:rPr>
        <w:t xml:space="preserve">Los Radares </w:t>
      </w:r>
      <w:del w:id="88" w:author="Juli" w:date="2024-12-04T14:19:00Z">
        <w:r w:rsidRPr="00284A7A" w:rsidDel="00F13400">
          <w:rPr>
            <w:sz w:val="24"/>
          </w:rPr>
          <w:delText xml:space="preserve">se </w:delText>
        </w:r>
      </w:del>
      <w:ins w:id="89" w:author="Juli" w:date="2024-12-04T14:19:00Z">
        <w:r w:rsidR="00F13400" w:rsidRPr="00284A7A">
          <w:rPr>
            <w:sz w:val="24"/>
          </w:rPr>
          <w:t xml:space="preserve">fueron </w:t>
        </w:r>
      </w:ins>
      <w:del w:id="90" w:author="Juli" w:date="2024-12-04T14:19:00Z">
        <w:r w:rsidRPr="00284A7A" w:rsidDel="00F13400">
          <w:rPr>
            <w:sz w:val="24"/>
          </w:rPr>
          <w:delText xml:space="preserve">introdujeron </w:delText>
        </w:r>
      </w:del>
      <w:ins w:id="91" w:author="Juli" w:date="2024-12-04T14:19:00Z">
        <w:r w:rsidR="00F13400" w:rsidRPr="00284A7A">
          <w:rPr>
            <w:sz w:val="24"/>
          </w:rPr>
          <w:t xml:space="preserve">introducidos </w:t>
        </w:r>
      </w:ins>
      <w:r w:rsidRPr="00284A7A">
        <w:rPr>
          <w:sz w:val="24"/>
        </w:rPr>
        <w:t xml:space="preserve">durante la Segunda Guerra Mundial para medir la distancia y la velocidad de los objetos usando ondas de radio. En la guerra </w:t>
      </w:r>
      <w:del w:id="92" w:author="Juli" w:date="2024-12-04T14:20:00Z">
        <w:r w:rsidRPr="00284A7A" w:rsidDel="00F13400">
          <w:rPr>
            <w:sz w:val="24"/>
          </w:rPr>
          <w:delText xml:space="preserve">sirvió </w:delText>
        </w:r>
      </w:del>
      <w:ins w:id="93" w:author="Juli" w:date="2024-12-04T14:20:00Z">
        <w:r w:rsidR="00F13400" w:rsidRPr="00284A7A">
          <w:rPr>
            <w:sz w:val="24"/>
          </w:rPr>
          <w:t xml:space="preserve">se utilizaba </w:t>
        </w:r>
      </w:ins>
      <w:r w:rsidRPr="00284A7A">
        <w:rPr>
          <w:sz w:val="24"/>
        </w:rPr>
        <w:t xml:space="preserve">como un </w:t>
      </w:r>
      <w:r w:rsidRPr="00284A7A">
        <w:rPr>
          <w:sz w:val="24"/>
        </w:rPr>
        <w:lastRenderedPageBreak/>
        <w:t>sistema de alerta temprana, detectando aviones enemigos distantes, que de otro modo eran indetectables a simple</w:t>
      </w:r>
    </w:p>
    <w:p w:rsidR="008A1F7B" w:rsidRPr="00284A7A" w:rsidRDefault="0063482E">
      <w:pPr>
        <w:spacing w:after="560" w:line="480" w:lineRule="auto"/>
        <w:ind w:left="-5"/>
        <w:rPr>
          <w:ins w:id="94" w:author="Juli" w:date="2024-12-04T14:23:00Z"/>
          <w:sz w:val="24"/>
        </w:rPr>
        <w:pPrChange w:id="95" w:author="Juli" w:date="2024-12-04T14:30:00Z">
          <w:pPr>
            <w:spacing w:after="560" w:line="503" w:lineRule="auto"/>
            <w:ind w:left="-5"/>
          </w:pPr>
        </w:pPrChange>
      </w:pPr>
      <w:r w:rsidRPr="00284A7A">
        <w:rPr>
          <w:sz w:val="24"/>
        </w:rPr>
        <w:t>vista</w:t>
      </w:r>
    </w:p>
    <w:p w:rsidR="00F13400" w:rsidRPr="00284A7A" w:rsidRDefault="00F13400">
      <w:pPr>
        <w:spacing w:after="560" w:line="480" w:lineRule="auto"/>
        <w:ind w:left="-5"/>
        <w:rPr>
          <w:color w:val="auto"/>
          <w:sz w:val="24"/>
          <w:szCs w:val="24"/>
          <w:rPrChange w:id="96" w:author="Juli" w:date="2024-12-04T14:30:00Z">
            <w:rPr/>
          </w:rPrChange>
        </w:rPr>
        <w:pPrChange w:id="97" w:author="Juli" w:date="2024-12-04T14:30:00Z">
          <w:pPr>
            <w:spacing w:after="560" w:line="503" w:lineRule="auto"/>
            <w:ind w:left="-5"/>
          </w:pPr>
        </w:pPrChange>
      </w:pPr>
      <w:ins w:id="98" w:author="Juli" w:date="2024-12-04T14:23:00Z">
        <w:r w:rsidRPr="00284A7A">
          <w:rPr>
            <w:color w:val="auto"/>
            <w:sz w:val="24"/>
            <w:szCs w:val="24"/>
            <w:shd w:val="clear" w:color="auto" w:fill="FFFFFF"/>
            <w:rPrChange w:id="99" w:author="Juli" w:date="2024-12-04T14:30:00Z">
              <w:rPr>
                <w:rFonts w:ascii="Arial" w:hAnsi="Arial" w:cs="Arial"/>
                <w:color w:val="233B53"/>
                <w:sz w:val="27"/>
                <w:szCs w:val="27"/>
                <w:shd w:val="clear" w:color="auto" w:fill="FFFFFF"/>
              </w:rPr>
            </w:rPrChange>
          </w:rPr>
          <w:t>Este sistema se extendió a lo largo de toda la costa británica, permitiendo a los militares británicos tener la alerta temprana de cualquier bombardero enemigo entrante. Se cree que los logros de Watson-Watts han cambiado el resultado de la Segunda Guerra Mundial para el lado aliado. Watson-Watt fue nombrado caballero en 1942 y recibió la Medalla de Mérito de los Estados Unidos en 1946 por su trabajo en radar. El </w:t>
        </w:r>
        <w:r w:rsidRPr="00284A7A">
          <w:rPr>
            <w:i/>
            <w:iCs/>
            <w:color w:val="auto"/>
            <w:sz w:val="24"/>
            <w:szCs w:val="24"/>
            <w:bdr w:val="none" w:sz="0" w:space="0" w:color="auto" w:frame="1"/>
            <w:shd w:val="clear" w:color="auto" w:fill="FFFFFF"/>
            <w:rPrChange w:id="100" w:author="Juli" w:date="2024-12-04T14:30:00Z">
              <w:rPr>
                <w:rFonts w:ascii="Arial" w:hAnsi="Arial" w:cs="Arial"/>
                <w:i/>
                <w:iCs/>
                <w:color w:val="233B53"/>
                <w:sz w:val="27"/>
                <w:szCs w:val="27"/>
                <w:bdr w:val="none" w:sz="0" w:space="0" w:color="auto" w:frame="1"/>
                <w:shd w:val="clear" w:color="auto" w:fill="FFFFFF"/>
              </w:rPr>
            </w:rPrChange>
          </w:rPr>
          <w:t>radar del</w:t>
        </w:r>
        <w:r w:rsidRPr="00284A7A">
          <w:rPr>
            <w:color w:val="auto"/>
            <w:sz w:val="24"/>
            <w:szCs w:val="24"/>
            <w:shd w:val="clear" w:color="auto" w:fill="FFFFFF"/>
            <w:rPrChange w:id="101" w:author="Juli" w:date="2024-12-04T14:30:00Z">
              <w:rPr>
                <w:rFonts w:ascii="Arial" w:hAnsi="Arial" w:cs="Arial"/>
                <w:color w:val="233B53"/>
                <w:sz w:val="27"/>
                <w:szCs w:val="27"/>
                <w:shd w:val="clear" w:color="auto" w:fill="FFFFFF"/>
              </w:rPr>
            </w:rPrChange>
          </w:rPr>
          <w:t> término fue acuñado por la marina de guerra de los EEUU en 1939. Los sistemas del radar ahora se utilizan por todo el mundo para una serie de usos civiles y militares.</w:t>
        </w:r>
      </w:ins>
    </w:p>
    <w:p w:rsidR="00F13400" w:rsidRPr="00284A7A" w:rsidRDefault="00F13400">
      <w:pPr>
        <w:spacing w:after="252" w:line="480" w:lineRule="auto"/>
        <w:ind w:left="730"/>
        <w:rPr>
          <w:ins w:id="102" w:author="Juli" w:date="2024-12-04T14:23:00Z"/>
          <w:sz w:val="24"/>
        </w:rPr>
        <w:pPrChange w:id="103" w:author="Juli" w:date="2024-12-04T14:30:00Z">
          <w:pPr>
            <w:spacing w:after="252" w:line="259" w:lineRule="auto"/>
            <w:ind w:left="730"/>
          </w:pPr>
        </w:pPrChange>
      </w:pPr>
    </w:p>
    <w:p w:rsidR="008A1F7B" w:rsidRPr="00284A7A" w:rsidRDefault="0063482E">
      <w:pPr>
        <w:spacing w:after="252" w:line="480" w:lineRule="auto"/>
        <w:ind w:left="730"/>
        <w:pPrChange w:id="104" w:author="Juli" w:date="2024-12-04T14:30:00Z">
          <w:pPr>
            <w:spacing w:after="252" w:line="259" w:lineRule="auto"/>
            <w:ind w:left="730"/>
          </w:pPr>
        </w:pPrChange>
      </w:pPr>
      <w:del w:id="105" w:author="Juli" w:date="2024-12-04T14:20:00Z">
        <w:r w:rsidRPr="00284A7A" w:rsidDel="00F13400">
          <w:rPr>
            <w:sz w:val="24"/>
          </w:rPr>
          <w:delText>LINK</w:delText>
        </w:r>
      </w:del>
      <w:ins w:id="106" w:author="Juli" w:date="2024-12-04T14:20:00Z">
        <w:r w:rsidR="00F13400" w:rsidRPr="00284A7A">
          <w:rPr>
            <w:b/>
            <w:sz w:val="24"/>
          </w:rPr>
          <w:t>Informaci</w:t>
        </w:r>
      </w:ins>
      <w:ins w:id="107" w:author="Juli" w:date="2024-12-04T14:21:00Z">
        <w:r w:rsidR="00F13400" w:rsidRPr="00284A7A">
          <w:rPr>
            <w:b/>
            <w:sz w:val="24"/>
          </w:rPr>
          <w:t>ó</w:t>
        </w:r>
      </w:ins>
      <w:ins w:id="108" w:author="Juli" w:date="2024-12-04T14:20:00Z">
        <w:r w:rsidR="00F13400" w:rsidRPr="00284A7A">
          <w:rPr>
            <w:b/>
            <w:sz w:val="24"/>
          </w:rPr>
          <w:t>n sacada de</w:t>
        </w:r>
      </w:ins>
      <w:r w:rsidRPr="00284A7A">
        <w:rPr>
          <w:sz w:val="24"/>
        </w:rPr>
        <w:t>:</w:t>
      </w:r>
    </w:p>
    <w:p w:rsidR="008A1F7B" w:rsidRPr="00284A7A" w:rsidRDefault="0063482E">
      <w:pPr>
        <w:spacing w:after="581" w:line="480" w:lineRule="auto"/>
        <w:ind w:left="-5"/>
        <w:pPrChange w:id="109" w:author="Juli" w:date="2024-12-04T14:30:00Z">
          <w:pPr>
            <w:spacing w:after="581" w:line="479" w:lineRule="auto"/>
            <w:ind w:left="-5"/>
          </w:pPr>
        </w:pPrChange>
      </w:pPr>
      <w:r w:rsidRPr="00284A7A">
        <w:rPr>
          <w:rPrChange w:id="110" w:author="Juli" w:date="2024-12-04T14:30:00Z">
            <w:rPr/>
          </w:rPrChange>
        </w:rPr>
        <w:fldChar w:fldCharType="begin"/>
      </w:r>
      <w:r w:rsidRPr="00284A7A">
        <w:instrText xml:space="preserve"> HYPERLINK "https://www.storyboardthat.com/es/innovations/radar" \l ":~:text=Es%20un%20sistema%20que%20se,eran%20indetectables%20a%20simple%20vista" \h </w:instrText>
      </w:r>
      <w:r w:rsidRPr="00284A7A">
        <w:rPr>
          <w:rPrChange w:id="111" w:author="Juli" w:date="2024-12-04T14:30:00Z">
            <w:rPr>
              <w:color w:val="1155CC"/>
              <w:sz w:val="24"/>
              <w:u w:val="single" w:color="1155CC"/>
            </w:rPr>
          </w:rPrChange>
        </w:rPr>
        <w:fldChar w:fldCharType="separate"/>
      </w:r>
      <w:r w:rsidRPr="00284A7A">
        <w:rPr>
          <w:color w:val="1155CC"/>
          <w:sz w:val="24"/>
          <w:u w:val="single" w:color="1155CC"/>
        </w:rPr>
        <w:t xml:space="preserve">https://www.storyboardthat.com/es/innovations/radar#:~:text=Es%20un%20sistema%20que%20 </w:t>
      </w:r>
      <w:r w:rsidRPr="00284A7A">
        <w:rPr>
          <w:color w:val="1155CC"/>
          <w:sz w:val="24"/>
          <w:u w:val="single" w:color="1155CC"/>
          <w:rPrChange w:id="112" w:author="Juli" w:date="2024-12-04T14:30:00Z">
            <w:rPr>
              <w:color w:val="1155CC"/>
              <w:sz w:val="24"/>
              <w:u w:val="single" w:color="1155CC"/>
            </w:rPr>
          </w:rPrChange>
        </w:rPr>
        <w:fldChar w:fldCharType="end"/>
      </w:r>
      <w:r w:rsidRPr="00284A7A">
        <w:rPr>
          <w:rPrChange w:id="113" w:author="Juli" w:date="2024-12-04T14:30:00Z">
            <w:rPr/>
          </w:rPrChange>
        </w:rPr>
        <w:fldChar w:fldCharType="begin"/>
      </w:r>
      <w:r w:rsidRPr="00284A7A">
        <w:instrText xml:space="preserve"> HYPERLINK "https://www.storyboardthat.com/es/innovations/radar" \l ":~:text=Es%20un%20sistema%20que%20se,eran%20indetectables%20a%20simple%20vista" \h </w:instrText>
      </w:r>
      <w:r w:rsidRPr="00284A7A">
        <w:rPr>
          <w:rPrChange w:id="114" w:author="Juli" w:date="2024-12-04T14:30:00Z">
            <w:rPr>
              <w:color w:val="1155CC"/>
              <w:sz w:val="24"/>
              <w:u w:val="single" w:color="1155CC"/>
            </w:rPr>
          </w:rPrChange>
        </w:rPr>
        <w:fldChar w:fldCharType="separate"/>
      </w:r>
      <w:r w:rsidRPr="00284A7A">
        <w:rPr>
          <w:color w:val="1155CC"/>
          <w:sz w:val="24"/>
          <w:u w:val="single" w:color="1155CC"/>
        </w:rPr>
        <w:t>se,eran%20indetectables%20a%20simple%20vista</w:t>
      </w:r>
      <w:r w:rsidRPr="00284A7A">
        <w:rPr>
          <w:color w:val="1155CC"/>
          <w:sz w:val="24"/>
          <w:u w:val="single" w:color="1155CC"/>
          <w:rPrChange w:id="115" w:author="Juli" w:date="2024-12-04T14:30:00Z">
            <w:rPr>
              <w:color w:val="1155CC"/>
              <w:sz w:val="24"/>
              <w:u w:val="single" w:color="1155CC"/>
            </w:rPr>
          </w:rPrChange>
        </w:rPr>
        <w:fldChar w:fldCharType="end"/>
      </w:r>
      <w:r w:rsidRPr="00284A7A">
        <w:rPr>
          <w:sz w:val="24"/>
        </w:rPr>
        <w:t>.</w:t>
      </w:r>
    </w:p>
    <w:p w:rsidR="00000000" w:rsidRDefault="008C034B">
      <w:pPr>
        <w:spacing w:line="480" w:lineRule="auto"/>
        <w:sectPr w:rsidR="00000000">
          <w:headerReference w:type="even" r:id="rId7"/>
          <w:headerReference w:type="default" r:id="rId8"/>
          <w:headerReference w:type="first" r:id="rId9"/>
          <w:pgSz w:w="12240" w:h="15840"/>
          <w:pgMar w:top="782" w:right="1440" w:bottom="3179" w:left="1440" w:header="720" w:footer="720" w:gutter="0"/>
          <w:cols w:space="720"/>
        </w:sectPr>
        <w:pPrChange w:id="116" w:author="Juli" w:date="2024-12-04T14:30:00Z">
          <w:pPr/>
        </w:pPrChange>
      </w:pPr>
    </w:p>
    <w:p w:rsidR="008A1F7B" w:rsidRPr="00284A7A" w:rsidRDefault="0063482E">
      <w:pPr>
        <w:spacing w:after="556" w:line="480" w:lineRule="auto"/>
        <w:ind w:left="-5"/>
        <w:pPrChange w:id="117" w:author="Juli" w:date="2024-12-04T14:30:00Z">
          <w:pPr>
            <w:spacing w:after="556" w:line="503" w:lineRule="auto"/>
            <w:ind w:left="-5"/>
          </w:pPr>
        </w:pPrChange>
      </w:pPr>
      <w:del w:id="118" w:author="Juli" w:date="2024-12-04T14:25:00Z">
        <w:r w:rsidRPr="00284A7A" w:rsidDel="00F13400">
          <w:rPr>
            <w:sz w:val="24"/>
          </w:rPr>
          <w:lastRenderedPageBreak/>
          <w:delText>Una vez explicado masomenos que es un radar y cuando se introdujeron es hora de explicar masomenos el objetivo de este proyecto</w:delText>
        </w:r>
      </w:del>
      <w:ins w:id="119" w:author="Juli" w:date="2024-12-04T14:25:00Z">
        <w:r w:rsidR="00F13400" w:rsidRPr="00284A7A">
          <w:rPr>
            <w:sz w:val="24"/>
          </w:rPr>
          <w:t>Luego de esta pequeña introducción, de que es un radar, para que se utiliza y cuando se introdujeron voy a explicar nuestro objetivo de este proyecto detalladamente</w:t>
        </w:r>
      </w:ins>
      <w:r w:rsidRPr="00284A7A">
        <w:rPr>
          <w:sz w:val="24"/>
        </w:rPr>
        <w:t xml:space="preserve">, para el Radar que </w:t>
      </w:r>
      <w:del w:id="120" w:author="Juli" w:date="2024-12-04T14:26:00Z">
        <w:r w:rsidRPr="00284A7A" w:rsidDel="00F13400">
          <w:rPr>
            <w:sz w:val="24"/>
          </w:rPr>
          <w:delText xml:space="preserve">tengo </w:delText>
        </w:r>
      </w:del>
      <w:ins w:id="121" w:author="Juli" w:date="2024-12-04T14:26:00Z">
        <w:r w:rsidR="00F13400" w:rsidRPr="00284A7A">
          <w:rPr>
            <w:sz w:val="24"/>
          </w:rPr>
          <w:t xml:space="preserve">debo </w:t>
        </w:r>
      </w:ins>
      <w:del w:id="122" w:author="Juli" w:date="2024-12-04T14:26:00Z">
        <w:r w:rsidRPr="00284A7A" w:rsidDel="00F13400">
          <w:rPr>
            <w:sz w:val="24"/>
          </w:rPr>
          <w:delText xml:space="preserve">que </w:delText>
        </w:r>
      </w:del>
      <w:r w:rsidRPr="00284A7A">
        <w:rPr>
          <w:sz w:val="24"/>
        </w:rPr>
        <w:t xml:space="preserve">elaborar, </w:t>
      </w:r>
      <w:del w:id="123" w:author="Juli" w:date="2024-12-04T14:26:00Z">
        <w:r w:rsidRPr="00284A7A" w:rsidDel="00284A7A">
          <w:rPr>
            <w:sz w:val="24"/>
          </w:rPr>
          <w:delText>tengo que</w:delText>
        </w:r>
      </w:del>
      <w:ins w:id="124" w:author="Juli" w:date="2024-12-04T14:26:00Z">
        <w:r w:rsidR="00284A7A" w:rsidRPr="00284A7A">
          <w:rPr>
            <w:sz w:val="24"/>
          </w:rPr>
          <w:t>necesito</w:t>
        </w:r>
      </w:ins>
      <w:r w:rsidRPr="00284A7A">
        <w:rPr>
          <w:sz w:val="24"/>
        </w:rPr>
        <w:t xml:space="preserve"> realizar una interfaz de un radar promedio y que este me muestre los datos que quiero, en este primer </w:t>
      </w:r>
      <w:del w:id="125" w:author="Juli" w:date="2024-12-04T14:27:00Z">
        <w:r w:rsidRPr="00284A7A" w:rsidDel="00284A7A">
          <w:rPr>
            <w:sz w:val="24"/>
          </w:rPr>
          <w:delText>d</w:delText>
        </w:r>
      </w:del>
      <w:del w:id="126" w:author="Juli" w:date="2024-12-04T14:26:00Z">
        <w:r w:rsidRPr="00284A7A" w:rsidDel="00284A7A">
          <w:rPr>
            <w:sz w:val="24"/>
          </w:rPr>
          <w:delText>i</w:delText>
        </w:r>
      </w:del>
      <w:del w:id="127" w:author="Juli" w:date="2024-12-04T14:27:00Z">
        <w:r w:rsidRPr="00284A7A" w:rsidDel="00284A7A">
          <w:rPr>
            <w:sz w:val="24"/>
          </w:rPr>
          <w:delText>a</w:delText>
        </w:r>
      </w:del>
      <w:ins w:id="128" w:author="Juli" w:date="2024-12-04T14:26:00Z">
        <w:r w:rsidR="00284A7A" w:rsidRPr="00284A7A">
          <w:rPr>
            <w:sz w:val="24"/>
          </w:rPr>
          <w:t>investigación</w:t>
        </w:r>
      </w:ins>
      <w:r w:rsidRPr="00284A7A">
        <w:rPr>
          <w:sz w:val="24"/>
        </w:rPr>
        <w:t xml:space="preserve"> me enfoque en </w:t>
      </w:r>
      <w:del w:id="129" w:author="Juli" w:date="2024-12-04T14:27:00Z">
        <w:r w:rsidRPr="00284A7A" w:rsidDel="00284A7A">
          <w:rPr>
            <w:sz w:val="24"/>
          </w:rPr>
          <w:delText xml:space="preserve">investigar </w:delText>
        </w:r>
      </w:del>
      <w:ins w:id="130" w:author="Juli" w:date="2024-12-04T14:27:00Z">
        <w:r w:rsidR="00284A7A" w:rsidRPr="00284A7A">
          <w:rPr>
            <w:sz w:val="24"/>
          </w:rPr>
          <w:t>recabar información d</w:t>
        </w:r>
      </w:ins>
      <w:r w:rsidRPr="00284A7A">
        <w:rPr>
          <w:sz w:val="24"/>
        </w:rPr>
        <w:t>el programa en el cual me muestre la interfaz del radar en pantalla.</w:t>
      </w:r>
    </w:p>
    <w:p w:rsidR="00284A7A" w:rsidRDefault="0063482E">
      <w:pPr>
        <w:spacing w:after="549" w:line="480" w:lineRule="auto"/>
        <w:ind w:left="0" w:right="555" w:firstLine="720"/>
        <w:rPr>
          <w:ins w:id="131" w:author="Juli" w:date="2024-12-04T14:31:00Z"/>
          <w:sz w:val="24"/>
        </w:rPr>
        <w:pPrChange w:id="132" w:author="Juli" w:date="2024-12-04T14:30:00Z">
          <w:pPr>
            <w:spacing w:after="549" w:line="479" w:lineRule="auto"/>
            <w:ind w:left="0" w:right="555" w:firstLine="720"/>
            <w:jc w:val="both"/>
          </w:pPr>
        </w:pPrChange>
      </w:pPr>
      <w:del w:id="133" w:author="Juli" w:date="2024-12-04T14:28:00Z">
        <w:r w:rsidRPr="00284A7A" w:rsidDel="00284A7A">
          <w:rPr>
            <w:sz w:val="24"/>
          </w:rPr>
          <w:delText>Recurrí a Google, y todas recomendaban usar</w:delText>
        </w:r>
      </w:del>
      <w:ins w:id="134" w:author="Juli" w:date="2024-12-04T14:28:00Z">
        <w:r w:rsidR="00284A7A" w:rsidRPr="00284A7A">
          <w:rPr>
            <w:sz w:val="24"/>
          </w:rPr>
          <w:t>Luego de estar buscando en algunas p</w:t>
        </w:r>
      </w:ins>
      <w:ins w:id="135" w:author="Juli" w:date="2024-12-04T14:29:00Z">
        <w:r w:rsidR="00284A7A" w:rsidRPr="00284A7A">
          <w:rPr>
            <w:sz w:val="24"/>
          </w:rPr>
          <w:t>á</w:t>
        </w:r>
      </w:ins>
      <w:ins w:id="136" w:author="Juli" w:date="2024-12-04T14:28:00Z">
        <w:r w:rsidR="00284A7A" w:rsidRPr="00284A7A">
          <w:rPr>
            <w:sz w:val="24"/>
          </w:rPr>
          <w:t xml:space="preserve">ginas de internet, la mayoría recomiendan que se </w:t>
        </w:r>
        <w:proofErr w:type="spellStart"/>
        <w:r w:rsidR="00284A7A" w:rsidRPr="00284A7A">
          <w:rPr>
            <w:sz w:val="24"/>
          </w:rPr>
          <w:t>utilize</w:t>
        </w:r>
      </w:ins>
      <w:proofErr w:type="spellEnd"/>
      <w:r w:rsidRPr="00284A7A">
        <w:rPr>
          <w:sz w:val="24"/>
        </w:rPr>
        <w:t xml:space="preserve"> “</w:t>
      </w:r>
      <w:proofErr w:type="spellStart"/>
      <w:r w:rsidRPr="00284A7A">
        <w:rPr>
          <w:sz w:val="24"/>
        </w:rPr>
        <w:t>Processing</w:t>
      </w:r>
      <w:proofErr w:type="spellEnd"/>
      <w:r w:rsidRPr="00284A7A">
        <w:rPr>
          <w:sz w:val="24"/>
        </w:rPr>
        <w:t xml:space="preserve">”. </w:t>
      </w:r>
      <w:del w:id="137" w:author="Juli" w:date="2024-12-04T14:31:00Z">
        <w:r w:rsidRPr="00284A7A" w:rsidDel="00284A7A">
          <w:rPr>
            <w:sz w:val="24"/>
          </w:rPr>
          <w:delText xml:space="preserve">Adjunto los links </w:delText>
        </w:r>
      </w:del>
      <w:ins w:id="138" w:author="Juli" w:date="2024-12-04T14:31:00Z">
        <w:r w:rsidR="00284A7A">
          <w:rPr>
            <w:sz w:val="24"/>
          </w:rPr>
          <w:t xml:space="preserve">Estas fueron </w:t>
        </w:r>
      </w:ins>
      <w:del w:id="139" w:author="Juli" w:date="2024-12-04T14:31:00Z">
        <w:r w:rsidRPr="00284A7A" w:rsidDel="00284A7A">
          <w:rPr>
            <w:sz w:val="24"/>
          </w:rPr>
          <w:delText xml:space="preserve">de </w:delText>
        </w:r>
      </w:del>
      <w:r w:rsidRPr="00284A7A">
        <w:rPr>
          <w:sz w:val="24"/>
        </w:rPr>
        <w:t xml:space="preserve">las páginas </w:t>
      </w:r>
    </w:p>
    <w:p w:rsidR="008A1F7B" w:rsidRPr="00284A7A" w:rsidRDefault="0063482E">
      <w:pPr>
        <w:spacing w:after="549" w:line="480" w:lineRule="auto"/>
        <w:ind w:left="0" w:right="555" w:firstLine="720"/>
        <w:pPrChange w:id="140" w:author="Juli" w:date="2024-12-04T14:30:00Z">
          <w:pPr>
            <w:spacing w:after="549" w:line="479" w:lineRule="auto"/>
            <w:ind w:left="0" w:right="555" w:firstLine="720"/>
            <w:jc w:val="both"/>
          </w:pPr>
        </w:pPrChange>
      </w:pPr>
      <w:r w:rsidRPr="00284A7A">
        <w:rPr>
          <w:rPrChange w:id="141" w:author="Juli" w:date="2024-12-04T14:30:00Z">
            <w:rPr/>
          </w:rPrChange>
        </w:rPr>
        <w:fldChar w:fldCharType="begin"/>
      </w:r>
      <w:r w:rsidRPr="00284A7A">
        <w:instrText xml:space="preserve"> HYPERLINK "https://www.instructables.com/Radar-Sencillo-Con-Processing-Y-Arduino/" \h </w:instrText>
      </w:r>
      <w:r w:rsidRPr="00284A7A">
        <w:rPr>
          <w:rPrChange w:id="142" w:author="Juli" w:date="2024-12-04T14:30:00Z">
            <w:rPr>
              <w:color w:val="1155CC"/>
              <w:sz w:val="24"/>
              <w:u w:val="single" w:color="1155CC"/>
            </w:rPr>
          </w:rPrChange>
        </w:rPr>
        <w:fldChar w:fldCharType="separate"/>
      </w:r>
      <w:r w:rsidRPr="00284A7A">
        <w:rPr>
          <w:color w:val="1155CC"/>
          <w:sz w:val="24"/>
          <w:u w:val="single" w:color="1155CC"/>
        </w:rPr>
        <w:t>https://www.instructables.com/Radar-Sencillo-Con-Processing-Y-Arduino/</w:t>
      </w:r>
      <w:r w:rsidRPr="00284A7A">
        <w:rPr>
          <w:color w:val="1155CC"/>
          <w:sz w:val="24"/>
          <w:u w:val="single" w:color="1155CC"/>
          <w:rPrChange w:id="143" w:author="Juli" w:date="2024-12-04T14:30:00Z">
            <w:rPr>
              <w:color w:val="1155CC"/>
              <w:sz w:val="24"/>
              <w:u w:val="single" w:color="1155CC"/>
            </w:rPr>
          </w:rPrChange>
        </w:rPr>
        <w:fldChar w:fldCharType="end"/>
      </w:r>
    </w:p>
    <w:p w:rsidR="008A1F7B" w:rsidRPr="00284A7A" w:rsidRDefault="0063482E">
      <w:pPr>
        <w:spacing w:after="581" w:line="480" w:lineRule="auto"/>
        <w:ind w:left="-15" w:firstLine="720"/>
        <w:pPrChange w:id="144" w:author="Juli" w:date="2024-12-04T14:30:00Z">
          <w:pPr>
            <w:spacing w:after="581" w:line="479" w:lineRule="auto"/>
            <w:ind w:left="-15" w:firstLine="720"/>
          </w:pPr>
        </w:pPrChange>
      </w:pPr>
      <w:r w:rsidRPr="00284A7A">
        <w:rPr>
          <w:rPrChange w:id="145" w:author="Juli" w:date="2024-12-04T14:30:00Z">
            <w:rPr/>
          </w:rPrChange>
        </w:rPr>
        <w:fldChar w:fldCharType="begin"/>
      </w:r>
      <w:r w:rsidRPr="00284A7A">
        <w:instrText xml:space="preserve"> HYPERLINK "https://eloctavobit.com/proyectos-tutoriales-arduino/realizar-un-radar-con-arduino-y-processing" \h </w:instrText>
      </w:r>
      <w:r w:rsidRPr="00284A7A">
        <w:rPr>
          <w:rPrChange w:id="146" w:author="Juli" w:date="2024-12-04T14:30:00Z">
            <w:rPr>
              <w:color w:val="1155CC"/>
              <w:sz w:val="24"/>
              <w:u w:val="single" w:color="1155CC"/>
            </w:rPr>
          </w:rPrChange>
        </w:rPr>
        <w:fldChar w:fldCharType="separate"/>
      </w:r>
      <w:r w:rsidRPr="00284A7A">
        <w:rPr>
          <w:color w:val="1155CC"/>
          <w:sz w:val="24"/>
          <w:u w:val="single" w:color="1155CC"/>
        </w:rPr>
        <w:t xml:space="preserve">https://eloctavobit.com/proyectos-tutoriales-arduino/realizar-un-radar-con-arduino-y-proc </w:t>
      </w:r>
      <w:r w:rsidRPr="00284A7A">
        <w:rPr>
          <w:color w:val="1155CC"/>
          <w:sz w:val="24"/>
          <w:u w:val="single" w:color="1155CC"/>
          <w:rPrChange w:id="147" w:author="Juli" w:date="2024-12-04T14:30:00Z">
            <w:rPr>
              <w:color w:val="1155CC"/>
              <w:sz w:val="24"/>
              <w:u w:val="single" w:color="1155CC"/>
            </w:rPr>
          </w:rPrChange>
        </w:rPr>
        <w:fldChar w:fldCharType="end"/>
      </w:r>
      <w:r w:rsidRPr="00284A7A">
        <w:rPr>
          <w:rPrChange w:id="148" w:author="Juli" w:date="2024-12-04T14:30:00Z">
            <w:rPr/>
          </w:rPrChange>
        </w:rPr>
        <w:fldChar w:fldCharType="begin"/>
      </w:r>
      <w:r w:rsidRPr="00284A7A">
        <w:instrText xml:space="preserve"> HYPERLINK "https://eloctavobit.com/proyectos-tutoriales-arduino/realizar-un-radar-con-arduino-y-processing" \h </w:instrText>
      </w:r>
      <w:r w:rsidRPr="00284A7A">
        <w:rPr>
          <w:rPrChange w:id="149" w:author="Juli" w:date="2024-12-04T14:30:00Z">
            <w:rPr>
              <w:color w:val="1155CC"/>
              <w:sz w:val="24"/>
              <w:u w:val="single" w:color="1155CC"/>
            </w:rPr>
          </w:rPrChange>
        </w:rPr>
        <w:fldChar w:fldCharType="separate"/>
      </w:r>
      <w:proofErr w:type="spellStart"/>
      <w:r w:rsidRPr="00284A7A">
        <w:rPr>
          <w:color w:val="1155CC"/>
          <w:sz w:val="24"/>
          <w:u w:val="single" w:color="1155CC"/>
        </w:rPr>
        <w:t>essing</w:t>
      </w:r>
      <w:proofErr w:type="spellEnd"/>
      <w:r w:rsidRPr="00284A7A">
        <w:rPr>
          <w:color w:val="1155CC"/>
          <w:sz w:val="24"/>
          <w:u w:val="single" w:color="1155CC"/>
          <w:rPrChange w:id="150" w:author="Juli" w:date="2024-12-04T14:30:00Z">
            <w:rPr>
              <w:color w:val="1155CC"/>
              <w:sz w:val="24"/>
              <w:u w:val="single" w:color="1155CC"/>
            </w:rPr>
          </w:rPrChange>
        </w:rPr>
        <w:fldChar w:fldCharType="end"/>
      </w:r>
    </w:p>
    <w:p w:rsidR="008A1F7B" w:rsidRPr="00284A7A" w:rsidDel="00284A7A" w:rsidRDefault="0063482E">
      <w:pPr>
        <w:spacing w:after="287" w:line="480" w:lineRule="auto"/>
        <w:ind w:left="28"/>
        <w:rPr>
          <w:del w:id="151" w:author="Juli" w:date="2024-12-04T14:32:00Z"/>
        </w:rPr>
        <w:pPrChange w:id="152" w:author="Juli" w:date="2024-12-04T14:30:00Z">
          <w:pPr>
            <w:spacing w:after="287" w:line="259" w:lineRule="auto"/>
            <w:ind w:left="28"/>
            <w:jc w:val="center"/>
          </w:pPr>
        </w:pPrChange>
      </w:pPr>
      <w:del w:id="153" w:author="Juli" w:date="2024-12-04T14:31:00Z">
        <w:r w:rsidRPr="00284A7A" w:rsidDel="00284A7A">
          <w:rPr>
            <w:sz w:val="24"/>
          </w:rPr>
          <w:delText>Así que no tengo más remedio</w:delText>
        </w:r>
      </w:del>
      <w:ins w:id="154" w:author="Juli" w:date="2024-12-04T14:31:00Z">
        <w:r w:rsidR="00284A7A">
          <w:rPr>
            <w:sz w:val="24"/>
          </w:rPr>
          <w:t>Por lo tanto vamos a tener</w:t>
        </w:r>
      </w:ins>
      <w:r w:rsidRPr="00284A7A">
        <w:rPr>
          <w:sz w:val="24"/>
        </w:rPr>
        <w:t xml:space="preserve"> que aprender a programar en </w:t>
      </w:r>
      <w:proofErr w:type="spellStart"/>
      <w:r w:rsidRPr="00284A7A">
        <w:rPr>
          <w:sz w:val="24"/>
        </w:rPr>
        <w:t>Processing</w:t>
      </w:r>
      <w:proofErr w:type="spellEnd"/>
      <w:r w:rsidRPr="00284A7A">
        <w:rPr>
          <w:sz w:val="24"/>
        </w:rPr>
        <w:t xml:space="preserve">, </w:t>
      </w:r>
      <w:del w:id="155" w:author="Juli" w:date="2024-12-04T14:31:00Z">
        <w:r w:rsidRPr="00284A7A" w:rsidDel="00284A7A">
          <w:rPr>
            <w:sz w:val="24"/>
          </w:rPr>
          <w:delText xml:space="preserve">busque </w:delText>
        </w:r>
      </w:del>
      <w:ins w:id="156" w:author="Juli" w:date="2024-12-04T14:31:00Z">
        <w:r w:rsidR="00284A7A">
          <w:rPr>
            <w:sz w:val="24"/>
          </w:rPr>
          <w:t xml:space="preserve">estuvimos viendo </w:t>
        </w:r>
      </w:ins>
      <w:r w:rsidRPr="00284A7A">
        <w:rPr>
          <w:sz w:val="24"/>
        </w:rPr>
        <w:t>en</w:t>
      </w:r>
      <w:ins w:id="157" w:author="Juli" w:date="2024-12-04T14:32:00Z">
        <w:r w:rsidR="00284A7A">
          <w:rPr>
            <w:sz w:val="24"/>
          </w:rPr>
          <w:t xml:space="preserve"> </w:t>
        </w:r>
      </w:ins>
    </w:p>
    <w:p w:rsidR="008A1F7B" w:rsidRPr="00284A7A" w:rsidRDefault="0063482E">
      <w:pPr>
        <w:spacing w:after="287" w:line="480" w:lineRule="auto"/>
        <w:ind w:left="28"/>
        <w:pPrChange w:id="158" w:author="Juli" w:date="2024-12-04T14:32:00Z">
          <w:pPr>
            <w:spacing w:after="581" w:line="479" w:lineRule="auto"/>
            <w:ind w:left="705" w:hanging="720"/>
          </w:pPr>
        </w:pPrChange>
      </w:pPr>
      <w:r w:rsidRPr="00284A7A">
        <w:rPr>
          <w:sz w:val="24"/>
        </w:rPr>
        <w:t xml:space="preserve">Google cursos de </w:t>
      </w:r>
      <w:proofErr w:type="spellStart"/>
      <w:r w:rsidRPr="00284A7A">
        <w:rPr>
          <w:sz w:val="24"/>
        </w:rPr>
        <w:t>como</w:t>
      </w:r>
      <w:proofErr w:type="spellEnd"/>
      <w:r w:rsidRPr="00284A7A">
        <w:rPr>
          <w:sz w:val="24"/>
        </w:rPr>
        <w:t xml:space="preserve"> usar </w:t>
      </w:r>
      <w:proofErr w:type="spellStart"/>
      <w:r w:rsidRPr="00284A7A">
        <w:rPr>
          <w:sz w:val="24"/>
        </w:rPr>
        <w:t>Processing</w:t>
      </w:r>
      <w:proofErr w:type="spellEnd"/>
      <w:r w:rsidRPr="00284A7A">
        <w:rPr>
          <w:sz w:val="24"/>
        </w:rPr>
        <w:t xml:space="preserve">. Adjunto el link de la página </w:t>
      </w:r>
      <w:r w:rsidRPr="00284A7A">
        <w:rPr>
          <w:rPrChange w:id="159" w:author="Juli" w:date="2024-12-04T14:30:00Z">
            <w:rPr/>
          </w:rPrChange>
        </w:rPr>
        <w:fldChar w:fldCharType="begin"/>
      </w:r>
      <w:r w:rsidRPr="00284A7A">
        <w:instrText xml:space="preserve"> HYPERLINK "http://www.mywonderland.es/curso_js/processing/processing.html" \h </w:instrText>
      </w:r>
      <w:r w:rsidRPr="00284A7A">
        <w:rPr>
          <w:rPrChange w:id="160" w:author="Juli" w:date="2024-12-04T14:30:00Z">
            <w:rPr>
              <w:color w:val="1155CC"/>
              <w:sz w:val="24"/>
              <w:u w:val="single" w:color="1155CC"/>
            </w:rPr>
          </w:rPrChange>
        </w:rPr>
        <w:fldChar w:fldCharType="separate"/>
      </w:r>
      <w:r w:rsidRPr="00284A7A">
        <w:rPr>
          <w:color w:val="1155CC"/>
          <w:sz w:val="24"/>
          <w:u w:val="single" w:color="1155CC"/>
        </w:rPr>
        <w:t>http://www.mywonderland.es/curso_js/processing/processing.html</w:t>
      </w:r>
      <w:r w:rsidRPr="00284A7A">
        <w:rPr>
          <w:color w:val="1155CC"/>
          <w:sz w:val="24"/>
          <w:u w:val="single" w:color="1155CC"/>
          <w:rPrChange w:id="161" w:author="Juli" w:date="2024-12-04T14:30:00Z">
            <w:rPr>
              <w:color w:val="1155CC"/>
              <w:sz w:val="24"/>
              <w:u w:val="single" w:color="1155CC"/>
            </w:rPr>
          </w:rPrChange>
        </w:rPr>
        <w:fldChar w:fldCharType="end"/>
      </w:r>
    </w:p>
    <w:p w:rsidR="008A1F7B" w:rsidRPr="00284A7A" w:rsidDel="00284A7A" w:rsidRDefault="0063482E">
      <w:pPr>
        <w:spacing w:after="287" w:line="480" w:lineRule="auto"/>
        <w:ind w:left="730"/>
        <w:rPr>
          <w:del w:id="162" w:author="Juli" w:date="2024-12-04T14:33:00Z"/>
        </w:rPr>
        <w:pPrChange w:id="163" w:author="Juli" w:date="2024-12-04T14:30:00Z">
          <w:pPr>
            <w:spacing w:after="287" w:line="259" w:lineRule="auto"/>
            <w:ind w:left="730"/>
          </w:pPr>
        </w:pPrChange>
      </w:pPr>
      <w:del w:id="164" w:author="Juli" w:date="2024-12-04T14:32:00Z">
        <w:r w:rsidRPr="00284A7A" w:rsidDel="00284A7A">
          <w:rPr>
            <w:sz w:val="24"/>
          </w:rPr>
          <w:delText>A su vez busqué algún curso</w:delText>
        </w:r>
      </w:del>
      <w:ins w:id="165" w:author="Juli" w:date="2024-12-04T14:32:00Z">
        <w:r w:rsidR="00284A7A">
          <w:rPr>
            <w:sz w:val="24"/>
          </w:rPr>
          <w:t>Adem</w:t>
        </w:r>
      </w:ins>
      <w:ins w:id="166" w:author="Juli" w:date="2024-12-04T14:33:00Z">
        <w:r w:rsidR="00284A7A">
          <w:rPr>
            <w:sz w:val="24"/>
          </w:rPr>
          <w:t>á</w:t>
        </w:r>
      </w:ins>
      <w:ins w:id="167" w:author="Juli" w:date="2024-12-04T14:32:00Z">
        <w:r w:rsidR="00284A7A">
          <w:rPr>
            <w:sz w:val="24"/>
          </w:rPr>
          <w:t>s de esto estuve</w:t>
        </w:r>
      </w:ins>
      <w:ins w:id="168" w:author="Juli" w:date="2024-12-04T14:33:00Z">
        <w:r w:rsidR="00284A7A">
          <w:rPr>
            <w:sz w:val="24"/>
          </w:rPr>
          <w:t xml:space="preserve"> buscando algún video</w:t>
        </w:r>
      </w:ins>
      <w:r w:rsidRPr="00284A7A">
        <w:rPr>
          <w:sz w:val="24"/>
        </w:rPr>
        <w:t xml:space="preserve"> de </w:t>
      </w:r>
      <w:proofErr w:type="spellStart"/>
      <w:r w:rsidRPr="00284A7A">
        <w:rPr>
          <w:sz w:val="24"/>
        </w:rPr>
        <w:t>Processing</w:t>
      </w:r>
      <w:proofErr w:type="spellEnd"/>
      <w:r w:rsidRPr="00284A7A">
        <w:rPr>
          <w:sz w:val="24"/>
        </w:rPr>
        <w:t xml:space="preserve"> en </w:t>
      </w:r>
      <w:proofErr w:type="spellStart"/>
      <w:r w:rsidRPr="00284A7A">
        <w:rPr>
          <w:sz w:val="24"/>
        </w:rPr>
        <w:t>Youtube</w:t>
      </w:r>
      <w:proofErr w:type="spellEnd"/>
      <w:r w:rsidRPr="00284A7A">
        <w:rPr>
          <w:sz w:val="24"/>
        </w:rPr>
        <w:t xml:space="preserve"> y vi algunos cursos de</w:t>
      </w:r>
      <w:ins w:id="169" w:author="Juli" w:date="2024-12-04T14:33:00Z">
        <w:r w:rsidR="00284A7A">
          <w:rPr>
            <w:sz w:val="24"/>
          </w:rPr>
          <w:t xml:space="preserve"> </w:t>
        </w:r>
      </w:ins>
    </w:p>
    <w:p w:rsidR="008A1F7B" w:rsidRPr="00284A7A" w:rsidRDefault="0063482E">
      <w:pPr>
        <w:spacing w:after="287" w:line="480" w:lineRule="auto"/>
        <w:ind w:left="730"/>
        <w:pPrChange w:id="170" w:author="Juli" w:date="2024-12-04T14:33:00Z">
          <w:pPr>
            <w:spacing w:after="3" w:line="479" w:lineRule="auto"/>
            <w:ind w:left="705" w:hanging="720"/>
          </w:pPr>
        </w:pPrChange>
      </w:pPr>
      <w:proofErr w:type="spellStart"/>
      <w:r w:rsidRPr="00284A7A">
        <w:rPr>
          <w:sz w:val="24"/>
        </w:rPr>
        <w:t>Processing</w:t>
      </w:r>
      <w:proofErr w:type="spellEnd"/>
      <w:r w:rsidRPr="00284A7A">
        <w:rPr>
          <w:sz w:val="24"/>
        </w:rPr>
        <w:t xml:space="preserve">. Adjunto los links de los videos </w:t>
      </w:r>
      <w:r w:rsidRPr="00284A7A">
        <w:rPr>
          <w:rPrChange w:id="171" w:author="Juli" w:date="2024-12-04T14:30:00Z">
            <w:rPr/>
          </w:rPrChange>
        </w:rPr>
        <w:fldChar w:fldCharType="begin"/>
      </w:r>
      <w:r w:rsidRPr="00284A7A">
        <w:instrText xml:space="preserve"> HYPERLINK "https://www.youtube.com/watch?v=W9HCmHibQxk&amp;pp=ygUTY3Vyc28gZGUgcHJvY2Vzc2luZw%3D%3D" \h </w:instrText>
      </w:r>
      <w:r w:rsidRPr="00284A7A">
        <w:rPr>
          <w:rPrChange w:id="172" w:author="Juli" w:date="2024-12-04T14:30:00Z">
            <w:rPr>
              <w:color w:val="1155CC"/>
              <w:sz w:val="24"/>
              <w:u w:val="single" w:color="1155CC"/>
            </w:rPr>
          </w:rPrChange>
        </w:rPr>
        <w:fldChar w:fldCharType="separate"/>
      </w:r>
      <w:r w:rsidRPr="00284A7A">
        <w:rPr>
          <w:color w:val="1155CC"/>
          <w:sz w:val="24"/>
          <w:u w:val="single" w:color="1155CC"/>
        </w:rPr>
        <w:t>https://www.youtube.com/watch?v=W9HCmHibQxk&amp;pp=ygUTY3Vyc28gZGUgcHJvY</w:t>
      </w:r>
      <w:r w:rsidRPr="00284A7A">
        <w:rPr>
          <w:color w:val="1155CC"/>
          <w:sz w:val="24"/>
          <w:u w:val="single" w:color="1155CC"/>
          <w:rPrChange w:id="173" w:author="Juli" w:date="2024-12-04T14:30:00Z">
            <w:rPr>
              <w:color w:val="1155CC"/>
              <w:sz w:val="24"/>
              <w:u w:val="single" w:color="1155CC"/>
            </w:rPr>
          </w:rPrChange>
        </w:rPr>
        <w:fldChar w:fldCharType="end"/>
      </w:r>
    </w:p>
    <w:p w:rsidR="008A1F7B" w:rsidRPr="00284A7A" w:rsidRDefault="0063482E">
      <w:pPr>
        <w:spacing w:after="581" w:line="480" w:lineRule="auto"/>
        <w:ind w:left="-5"/>
        <w:pPrChange w:id="174" w:author="Juli" w:date="2024-12-04T14:30:00Z">
          <w:pPr>
            <w:spacing w:after="581" w:line="479" w:lineRule="auto"/>
            <w:ind w:left="-5"/>
          </w:pPr>
        </w:pPrChange>
      </w:pPr>
      <w:r w:rsidRPr="00284A7A">
        <w:rPr>
          <w:rPrChange w:id="175" w:author="Juli" w:date="2024-12-04T14:30:00Z">
            <w:rPr/>
          </w:rPrChange>
        </w:rPr>
        <w:fldChar w:fldCharType="begin"/>
      </w:r>
      <w:r w:rsidRPr="00284A7A">
        <w:instrText xml:space="preserve"> HYPERLINK "https://www.youtube.com/watch?v=W9HCmHibQxk&amp;pp=ygUTY3Vyc28gZGUgcHJvY2Vzc2luZw%3D%3D" \h </w:instrText>
      </w:r>
      <w:r w:rsidRPr="00284A7A">
        <w:rPr>
          <w:rPrChange w:id="176" w:author="Juli" w:date="2024-12-04T14:30:00Z">
            <w:rPr>
              <w:color w:val="1155CC"/>
              <w:sz w:val="24"/>
              <w:u w:val="single" w:color="1155CC"/>
            </w:rPr>
          </w:rPrChange>
        </w:rPr>
        <w:fldChar w:fldCharType="separate"/>
      </w:r>
      <w:r w:rsidRPr="00284A7A">
        <w:rPr>
          <w:color w:val="1155CC"/>
          <w:sz w:val="24"/>
          <w:u w:val="single" w:color="1155CC"/>
        </w:rPr>
        <w:t>2Vzc2luZw%3D%3D</w:t>
      </w:r>
      <w:r w:rsidRPr="00284A7A">
        <w:rPr>
          <w:color w:val="1155CC"/>
          <w:sz w:val="24"/>
          <w:u w:val="single" w:color="1155CC"/>
          <w:rPrChange w:id="177" w:author="Juli" w:date="2024-12-04T14:30:00Z">
            <w:rPr>
              <w:color w:val="1155CC"/>
              <w:sz w:val="24"/>
              <w:u w:val="single" w:color="1155CC"/>
            </w:rPr>
          </w:rPrChange>
        </w:rPr>
        <w:fldChar w:fldCharType="end"/>
      </w:r>
    </w:p>
    <w:p w:rsidR="008A1F7B" w:rsidRPr="00284A7A" w:rsidRDefault="0063482E">
      <w:pPr>
        <w:spacing w:after="252" w:line="480" w:lineRule="auto"/>
        <w:ind w:left="0" w:right="85" w:firstLine="0"/>
        <w:pPrChange w:id="178" w:author="Juli" w:date="2024-12-04T14:30:00Z">
          <w:pPr>
            <w:spacing w:after="252" w:line="259" w:lineRule="auto"/>
            <w:ind w:left="0" w:right="85" w:firstLine="0"/>
            <w:jc w:val="right"/>
          </w:pPr>
        </w:pPrChange>
      </w:pPr>
      <w:r w:rsidRPr="00284A7A">
        <w:rPr>
          <w:rPrChange w:id="179" w:author="Juli" w:date="2024-12-04T14:30:00Z">
            <w:rPr/>
          </w:rPrChange>
        </w:rPr>
        <w:lastRenderedPageBreak/>
        <w:fldChar w:fldCharType="begin"/>
      </w:r>
      <w:r w:rsidRPr="00284A7A">
        <w:instrText xml:space="preserve"> HYPERLINK "https://www.youtube.com/watch?v=60r2JKNmQIE&amp;list=PLtyMmy0eKyqFsLPesmz7y4EznkZFJrGuu" \h </w:instrText>
      </w:r>
      <w:r w:rsidRPr="00284A7A">
        <w:rPr>
          <w:rPrChange w:id="180" w:author="Juli" w:date="2024-12-04T14:30:00Z">
            <w:rPr>
              <w:color w:val="1155CC"/>
              <w:sz w:val="24"/>
              <w:u w:val="single" w:color="1155CC"/>
            </w:rPr>
          </w:rPrChange>
        </w:rPr>
        <w:fldChar w:fldCharType="separate"/>
      </w:r>
      <w:r w:rsidRPr="00284A7A">
        <w:rPr>
          <w:color w:val="1155CC"/>
          <w:sz w:val="24"/>
          <w:u w:val="single" w:color="1155CC"/>
        </w:rPr>
        <w:t>https://www.youtube.com/watch?v=60r2JKNmQIE&amp;list=PLtyMmy0eKyqFsLPesmz7y4</w:t>
      </w:r>
      <w:r w:rsidRPr="00284A7A">
        <w:rPr>
          <w:color w:val="1155CC"/>
          <w:sz w:val="24"/>
          <w:u w:val="single" w:color="1155CC"/>
          <w:rPrChange w:id="181" w:author="Juli" w:date="2024-12-04T14:30:00Z">
            <w:rPr>
              <w:color w:val="1155CC"/>
              <w:sz w:val="24"/>
              <w:u w:val="single" w:color="1155CC"/>
            </w:rPr>
          </w:rPrChange>
        </w:rPr>
        <w:fldChar w:fldCharType="end"/>
      </w:r>
    </w:p>
    <w:p w:rsidR="008A1F7B" w:rsidRPr="00284A7A" w:rsidRDefault="0063482E">
      <w:pPr>
        <w:spacing w:after="581" w:line="480" w:lineRule="auto"/>
        <w:ind w:left="-5"/>
        <w:pPrChange w:id="182" w:author="Juli" w:date="2024-12-04T14:30:00Z">
          <w:pPr>
            <w:spacing w:after="581" w:line="259" w:lineRule="auto"/>
            <w:ind w:left="-5"/>
          </w:pPr>
        </w:pPrChange>
      </w:pPr>
      <w:r w:rsidRPr="00284A7A">
        <w:rPr>
          <w:rPrChange w:id="183" w:author="Juli" w:date="2024-12-04T14:30:00Z">
            <w:rPr/>
          </w:rPrChange>
        </w:rPr>
        <w:fldChar w:fldCharType="begin"/>
      </w:r>
      <w:r w:rsidRPr="00284A7A">
        <w:instrText xml:space="preserve"> HYPERLINK "https://www.youtube.com/watch?v=60r2JKNmQIE&amp;list=PLtyMmy0eKyqFsLPesmz7y4EznkZFJrGuu" \h </w:instrText>
      </w:r>
      <w:r w:rsidRPr="00284A7A">
        <w:rPr>
          <w:rPrChange w:id="184" w:author="Juli" w:date="2024-12-04T14:30:00Z">
            <w:rPr>
              <w:color w:val="1155CC"/>
              <w:sz w:val="24"/>
              <w:u w:val="single" w:color="1155CC"/>
            </w:rPr>
          </w:rPrChange>
        </w:rPr>
        <w:fldChar w:fldCharType="separate"/>
      </w:r>
      <w:proofErr w:type="spellStart"/>
      <w:r w:rsidRPr="00284A7A">
        <w:rPr>
          <w:color w:val="1155CC"/>
          <w:sz w:val="24"/>
          <w:u w:val="single" w:color="1155CC"/>
        </w:rPr>
        <w:t>EznkZFJrGuu</w:t>
      </w:r>
      <w:proofErr w:type="spellEnd"/>
      <w:r w:rsidRPr="00284A7A">
        <w:rPr>
          <w:color w:val="1155CC"/>
          <w:sz w:val="24"/>
          <w:u w:val="single" w:color="1155CC"/>
          <w:rPrChange w:id="185" w:author="Juli" w:date="2024-12-04T14:30:00Z">
            <w:rPr>
              <w:color w:val="1155CC"/>
              <w:sz w:val="24"/>
              <w:u w:val="single" w:color="1155CC"/>
            </w:rPr>
          </w:rPrChange>
        </w:rPr>
        <w:fldChar w:fldCharType="end"/>
      </w:r>
    </w:p>
    <w:p w:rsidR="008A1F7B" w:rsidRPr="00284A7A" w:rsidRDefault="0063482E">
      <w:pPr>
        <w:spacing w:after="5" w:line="480" w:lineRule="auto"/>
        <w:ind w:left="730"/>
        <w:pPrChange w:id="186" w:author="Juli" w:date="2024-12-04T14:30:00Z">
          <w:pPr>
            <w:spacing w:after="5" w:line="259" w:lineRule="auto"/>
            <w:ind w:left="730"/>
          </w:pPr>
        </w:pPrChange>
      </w:pPr>
      <w:del w:id="187" w:author="Juli" w:date="2024-12-04T14:33:00Z">
        <w:r w:rsidRPr="00284A7A" w:rsidDel="00284A7A">
          <w:rPr>
            <w:sz w:val="24"/>
          </w:rPr>
          <w:delText>La idea principal o al menos el “objetivo” es lograr que el radar se vea asi:</w:delText>
        </w:r>
      </w:del>
      <w:ins w:id="188" w:author="Juli" w:date="2024-12-04T14:33:00Z">
        <w:r w:rsidR="00284A7A">
          <w:rPr>
            <w:sz w:val="24"/>
          </w:rPr>
          <w:t>Lo que nosotros estamos buscando es que esta sea el interfaz que muestra nuestro radar:</w:t>
        </w:r>
      </w:ins>
    </w:p>
    <w:p w:rsidR="008A1F7B" w:rsidRPr="00284A7A" w:rsidRDefault="0063482E">
      <w:pPr>
        <w:spacing w:after="938" w:line="480" w:lineRule="auto"/>
        <w:ind w:left="750" w:right="-67" w:firstLine="0"/>
        <w:pPrChange w:id="189" w:author="Juli" w:date="2024-12-04T14:30:00Z">
          <w:pPr>
            <w:spacing w:after="938" w:line="259" w:lineRule="auto"/>
            <w:ind w:left="750" w:right="-67" w:firstLine="0"/>
          </w:pPr>
        </w:pPrChange>
      </w:pPr>
      <w:r w:rsidRPr="00284A7A">
        <w:rPr>
          <w:noProof/>
          <w:rPrChange w:id="190" w:author="Juli" w:date="2024-12-04T14:30:00Z">
            <w:rPr>
              <w:noProof/>
            </w:rPr>
          </w:rPrChange>
        </w:rPr>
        <w:drawing>
          <wp:inline distT="0" distB="0" distL="0" distR="0">
            <wp:extent cx="5505450" cy="2933700"/>
            <wp:effectExtent l="0" t="0" r="0" b="0"/>
            <wp:docPr id="565" name="Picture 565"/>
            <wp:cNvGraphicFramePr/>
            <a:graphic xmlns:a="http://schemas.openxmlformats.org/drawingml/2006/main">
              <a:graphicData uri="http://schemas.openxmlformats.org/drawingml/2006/picture">
                <pic:pic xmlns:pic="http://schemas.openxmlformats.org/drawingml/2006/picture">
                  <pic:nvPicPr>
                    <pic:cNvPr id="565" name="Picture 565"/>
                    <pic:cNvPicPr/>
                  </pic:nvPicPr>
                  <pic:blipFill>
                    <a:blip r:embed="rId10"/>
                    <a:stretch>
                      <a:fillRect/>
                    </a:stretch>
                  </pic:blipFill>
                  <pic:spPr>
                    <a:xfrm>
                      <a:off x="0" y="0"/>
                      <a:ext cx="5505450" cy="2933700"/>
                    </a:xfrm>
                    <a:prstGeom prst="rect">
                      <a:avLst/>
                    </a:prstGeom>
                  </pic:spPr>
                </pic:pic>
              </a:graphicData>
            </a:graphic>
          </wp:inline>
        </w:drawing>
      </w:r>
    </w:p>
    <w:p w:rsidR="008A1F7B" w:rsidRPr="00284A7A" w:rsidRDefault="0063482E">
      <w:pPr>
        <w:spacing w:after="287" w:line="480" w:lineRule="auto"/>
        <w:ind w:left="730"/>
        <w:pPrChange w:id="191" w:author="Juli" w:date="2024-12-04T14:30:00Z">
          <w:pPr>
            <w:spacing w:after="287" w:line="259" w:lineRule="auto"/>
            <w:ind w:left="730"/>
          </w:pPr>
        </w:pPrChange>
      </w:pPr>
      <w:r w:rsidRPr="00284A7A">
        <w:rPr>
          <w:sz w:val="24"/>
        </w:rPr>
        <w:t>(</w:t>
      </w:r>
      <w:ins w:id="192" w:author="Juli" w:date="2024-12-04T14:33:00Z">
        <w:r w:rsidR="00284A7A">
          <w:rPr>
            <w:sz w:val="24"/>
          </w:rPr>
          <w:t>Esta f</w:t>
        </w:r>
      </w:ins>
      <w:del w:id="193" w:author="Juli" w:date="2024-12-04T14:33:00Z">
        <w:r w:rsidRPr="00284A7A" w:rsidDel="00284A7A">
          <w:rPr>
            <w:sz w:val="24"/>
          </w:rPr>
          <w:delText>F</w:delText>
        </w:r>
      </w:del>
      <w:r w:rsidRPr="00284A7A">
        <w:rPr>
          <w:sz w:val="24"/>
        </w:rPr>
        <w:t xml:space="preserve">oto </w:t>
      </w:r>
      <w:ins w:id="194" w:author="Juli" w:date="2024-12-04T14:34:00Z">
        <w:r w:rsidR="00284A7A">
          <w:rPr>
            <w:sz w:val="24"/>
          </w:rPr>
          <w:t xml:space="preserve">fue </w:t>
        </w:r>
      </w:ins>
      <w:r w:rsidRPr="00284A7A">
        <w:rPr>
          <w:sz w:val="24"/>
        </w:rPr>
        <w:t>sacada de Google)</w:t>
      </w:r>
    </w:p>
    <w:p w:rsidR="008A1F7B" w:rsidRPr="00284A7A" w:rsidRDefault="0063482E">
      <w:pPr>
        <w:spacing w:after="5" w:line="480" w:lineRule="auto"/>
        <w:ind w:left="-5"/>
        <w:pPrChange w:id="195" w:author="Juli" w:date="2024-12-04T14:30:00Z">
          <w:pPr>
            <w:spacing w:after="5" w:line="503" w:lineRule="auto"/>
            <w:ind w:left="-5"/>
          </w:pPr>
        </w:pPrChange>
      </w:pPr>
      <w:proofErr w:type="spellStart"/>
      <w:r w:rsidRPr="00284A7A">
        <w:rPr>
          <w:sz w:val="24"/>
        </w:rPr>
        <w:t>Processing</w:t>
      </w:r>
      <w:proofErr w:type="spellEnd"/>
      <w:r w:rsidRPr="00284A7A">
        <w:rPr>
          <w:sz w:val="24"/>
        </w:rPr>
        <w:t xml:space="preserve"> es una herramienta </w:t>
      </w:r>
      <w:del w:id="196" w:author="Juli" w:date="2024-12-04T14:34:00Z">
        <w:r w:rsidRPr="00284A7A" w:rsidDel="00284A7A">
          <w:rPr>
            <w:sz w:val="24"/>
          </w:rPr>
          <w:delText>a través de la cual podemos</w:delText>
        </w:r>
      </w:del>
      <w:ins w:id="197" w:author="Juli" w:date="2024-12-04T14:34:00Z">
        <w:r w:rsidR="00284A7A">
          <w:rPr>
            <w:sz w:val="24"/>
          </w:rPr>
          <w:t>que nos permite la</w:t>
        </w:r>
      </w:ins>
      <w:r w:rsidRPr="00284A7A">
        <w:rPr>
          <w:sz w:val="24"/>
        </w:rPr>
        <w:t xml:space="preserve"> </w:t>
      </w:r>
      <w:del w:id="198" w:author="Juli" w:date="2024-12-04T14:34:00Z">
        <w:r w:rsidRPr="00284A7A" w:rsidDel="00284A7A">
          <w:rPr>
            <w:sz w:val="24"/>
          </w:rPr>
          <w:delText xml:space="preserve">hacer </w:delText>
        </w:r>
      </w:del>
      <w:r w:rsidRPr="00284A7A">
        <w:rPr>
          <w:sz w:val="24"/>
        </w:rPr>
        <w:t xml:space="preserve">programación gráfica con el lenguaje java, es decir, en nuestro caso crear un radar en tiempo real de forma gráfica. Así que con este programa que trabaja con lenguaje JAVA </w:t>
      </w:r>
      <w:del w:id="199" w:author="Juli" w:date="2024-12-04T14:35:00Z">
        <w:r w:rsidRPr="00284A7A" w:rsidDel="00284A7A">
          <w:rPr>
            <w:sz w:val="24"/>
          </w:rPr>
          <w:delText>vamos a hacer</w:delText>
        </w:r>
      </w:del>
      <w:ins w:id="200" w:author="Juli" w:date="2024-12-04T14:35:00Z">
        <w:r w:rsidR="00284A7A">
          <w:rPr>
            <w:sz w:val="24"/>
          </w:rPr>
          <w:t>crearemos</w:t>
        </w:r>
      </w:ins>
      <w:r w:rsidRPr="00284A7A">
        <w:rPr>
          <w:sz w:val="24"/>
        </w:rPr>
        <w:t xml:space="preserve"> la interfaz que tiene un radar promedio.</w:t>
      </w:r>
    </w:p>
    <w:p w:rsidR="008A1F7B" w:rsidRPr="00284A7A" w:rsidRDefault="0063482E">
      <w:pPr>
        <w:spacing w:after="5" w:line="480" w:lineRule="auto"/>
        <w:ind w:left="-5"/>
        <w:pPrChange w:id="201" w:author="Juli" w:date="2024-12-04T14:30:00Z">
          <w:pPr>
            <w:spacing w:after="5" w:line="503" w:lineRule="auto"/>
            <w:ind w:left="-5"/>
          </w:pPr>
        </w:pPrChange>
      </w:pPr>
      <w:r w:rsidRPr="00284A7A">
        <w:rPr>
          <w:sz w:val="24"/>
        </w:rPr>
        <w:t xml:space="preserve">Pero primero para este Radar </w:t>
      </w:r>
      <w:del w:id="202" w:author="Juli" w:date="2024-12-04T14:35:00Z">
        <w:r w:rsidRPr="00284A7A" w:rsidDel="00284A7A">
          <w:rPr>
            <w:sz w:val="24"/>
          </w:rPr>
          <w:delText xml:space="preserve">tengo </w:delText>
        </w:r>
      </w:del>
      <w:ins w:id="203" w:author="Juli" w:date="2024-12-04T14:35:00Z">
        <w:r w:rsidR="00284A7A" w:rsidRPr="00284A7A">
          <w:rPr>
            <w:sz w:val="24"/>
          </w:rPr>
          <w:t>ten</w:t>
        </w:r>
        <w:r w:rsidR="00284A7A">
          <w:rPr>
            <w:sz w:val="24"/>
          </w:rPr>
          <w:t>emos</w:t>
        </w:r>
        <w:r w:rsidR="00284A7A" w:rsidRPr="00284A7A">
          <w:rPr>
            <w:sz w:val="24"/>
          </w:rPr>
          <w:t xml:space="preserve"> </w:t>
        </w:r>
      </w:ins>
      <w:r w:rsidRPr="00284A7A">
        <w:rPr>
          <w:sz w:val="24"/>
        </w:rPr>
        <w:t xml:space="preserve">que entender </w:t>
      </w:r>
      <w:proofErr w:type="spellStart"/>
      <w:r w:rsidRPr="00284A7A">
        <w:rPr>
          <w:sz w:val="24"/>
        </w:rPr>
        <w:t>masomenos</w:t>
      </w:r>
      <w:proofErr w:type="spellEnd"/>
      <w:r w:rsidRPr="00284A7A">
        <w:rPr>
          <w:sz w:val="24"/>
        </w:rPr>
        <w:t xml:space="preserve"> JAVA</w:t>
      </w:r>
      <w:del w:id="204" w:author="Juli" w:date="2024-12-04T14:35:00Z">
        <w:r w:rsidRPr="00284A7A" w:rsidDel="00284A7A">
          <w:rPr>
            <w:sz w:val="24"/>
          </w:rPr>
          <w:delText xml:space="preserve"> o nose</w:delText>
        </w:r>
      </w:del>
      <w:r w:rsidRPr="00284A7A">
        <w:rPr>
          <w:sz w:val="24"/>
        </w:rPr>
        <w:t xml:space="preserve">, </w:t>
      </w:r>
      <w:del w:id="205" w:author="Juli" w:date="2024-12-04T14:35:00Z">
        <w:r w:rsidRPr="00284A7A" w:rsidDel="00284A7A">
          <w:rPr>
            <w:sz w:val="24"/>
          </w:rPr>
          <w:delText>yo creo</w:delText>
        </w:r>
      </w:del>
      <w:ins w:id="206" w:author="Juli" w:date="2024-12-04T14:35:00Z">
        <w:r w:rsidR="00284A7A">
          <w:rPr>
            <w:sz w:val="24"/>
          </w:rPr>
          <w:t>me parece</w:t>
        </w:r>
      </w:ins>
      <w:r w:rsidRPr="00284A7A">
        <w:rPr>
          <w:sz w:val="24"/>
        </w:rPr>
        <w:t xml:space="preserve"> que va a ser necesario por las dudas, as</w:t>
      </w:r>
      <w:ins w:id="207" w:author="Juli" w:date="2024-12-04T14:35:00Z">
        <w:r w:rsidR="00284A7A">
          <w:rPr>
            <w:sz w:val="24"/>
          </w:rPr>
          <w:t>í</w:t>
        </w:r>
      </w:ins>
      <w:del w:id="208" w:author="Juli" w:date="2024-12-04T14:35:00Z">
        <w:r w:rsidRPr="00284A7A" w:rsidDel="00284A7A">
          <w:rPr>
            <w:sz w:val="24"/>
          </w:rPr>
          <w:delText>i</w:delText>
        </w:r>
      </w:del>
      <w:r w:rsidRPr="00284A7A">
        <w:rPr>
          <w:sz w:val="24"/>
        </w:rPr>
        <w:t xml:space="preserve"> que por unos d</w:t>
      </w:r>
      <w:ins w:id="209" w:author="Juli" w:date="2024-12-04T14:35:00Z">
        <w:r w:rsidR="00284A7A">
          <w:rPr>
            <w:sz w:val="24"/>
          </w:rPr>
          <w:t>í</w:t>
        </w:r>
      </w:ins>
      <w:del w:id="210" w:author="Juli" w:date="2024-12-04T14:35:00Z">
        <w:r w:rsidRPr="00284A7A" w:rsidDel="00284A7A">
          <w:rPr>
            <w:sz w:val="24"/>
          </w:rPr>
          <w:delText>i</w:delText>
        </w:r>
      </w:del>
      <w:r w:rsidRPr="00284A7A">
        <w:rPr>
          <w:sz w:val="24"/>
        </w:rPr>
        <w:t>as estar</w:t>
      </w:r>
      <w:ins w:id="211" w:author="Juli" w:date="2024-12-04T14:35:00Z">
        <w:r w:rsidR="00284A7A">
          <w:rPr>
            <w:sz w:val="24"/>
          </w:rPr>
          <w:t>é</w:t>
        </w:r>
      </w:ins>
      <w:del w:id="212" w:author="Juli" w:date="2024-12-04T14:35:00Z">
        <w:r w:rsidRPr="00284A7A" w:rsidDel="00284A7A">
          <w:rPr>
            <w:sz w:val="24"/>
          </w:rPr>
          <w:delText>e</w:delText>
        </w:r>
      </w:del>
      <w:r w:rsidRPr="00284A7A">
        <w:rPr>
          <w:sz w:val="24"/>
        </w:rPr>
        <w:t xml:space="preserve"> viendo cursos de </w:t>
      </w:r>
      <w:proofErr w:type="spellStart"/>
      <w:r w:rsidRPr="00284A7A">
        <w:rPr>
          <w:sz w:val="24"/>
        </w:rPr>
        <w:t>Processing</w:t>
      </w:r>
      <w:proofErr w:type="spellEnd"/>
      <w:r w:rsidRPr="00284A7A">
        <w:rPr>
          <w:sz w:val="24"/>
        </w:rPr>
        <w:t xml:space="preserve"> y un poco de </w:t>
      </w:r>
      <w:proofErr w:type="spellStart"/>
      <w:r w:rsidRPr="00284A7A">
        <w:rPr>
          <w:sz w:val="24"/>
        </w:rPr>
        <w:t>Arduino</w:t>
      </w:r>
      <w:proofErr w:type="spellEnd"/>
      <w:r w:rsidRPr="00284A7A">
        <w:rPr>
          <w:sz w:val="24"/>
        </w:rPr>
        <w:t xml:space="preserve">, por el motivo de que no estoy tan familiarizado con el tema, así que para el </w:t>
      </w:r>
      <w:proofErr w:type="spellStart"/>
      <w:r w:rsidRPr="00284A7A">
        <w:rPr>
          <w:sz w:val="24"/>
        </w:rPr>
        <w:t>Arduino</w:t>
      </w:r>
      <w:proofErr w:type="spellEnd"/>
      <w:r w:rsidRPr="00284A7A">
        <w:rPr>
          <w:sz w:val="24"/>
        </w:rPr>
        <w:t xml:space="preserve">, recurro a los videos de </w:t>
      </w:r>
      <w:ins w:id="213" w:author="Juli" w:date="2024-12-04T14:36:00Z">
        <w:r w:rsidR="00284A7A">
          <w:rPr>
            <w:sz w:val="24"/>
          </w:rPr>
          <w:t xml:space="preserve">las clases del profesor </w:t>
        </w:r>
      </w:ins>
      <w:proofErr w:type="spellStart"/>
      <w:r w:rsidRPr="00284A7A">
        <w:rPr>
          <w:sz w:val="24"/>
        </w:rPr>
        <w:t>Consorti</w:t>
      </w:r>
      <w:proofErr w:type="spellEnd"/>
      <w:r w:rsidRPr="00284A7A">
        <w:rPr>
          <w:sz w:val="24"/>
        </w:rPr>
        <w:t>.</w:t>
      </w:r>
    </w:p>
    <w:p w:rsidR="008A1F7B" w:rsidRPr="00284A7A" w:rsidRDefault="0063482E">
      <w:pPr>
        <w:spacing w:after="5" w:line="480" w:lineRule="auto"/>
        <w:ind w:left="-5"/>
        <w:pPrChange w:id="214" w:author="Juli" w:date="2024-12-04T14:30:00Z">
          <w:pPr>
            <w:spacing w:after="5" w:line="503" w:lineRule="auto"/>
            <w:ind w:left="-5"/>
          </w:pPr>
        </w:pPrChange>
      </w:pPr>
      <w:del w:id="215" w:author="Juli" w:date="2024-12-04T14:36:00Z">
        <w:r w:rsidRPr="00284A7A" w:rsidDel="00284A7A">
          <w:rPr>
            <w:sz w:val="24"/>
          </w:rPr>
          <w:lastRenderedPageBreak/>
          <w:delText>Después de tomarme 2 días</w:delText>
        </w:r>
      </w:del>
      <w:ins w:id="216" w:author="Juli" w:date="2024-12-04T14:36:00Z">
        <w:r w:rsidR="00284A7A">
          <w:rPr>
            <w:sz w:val="24"/>
          </w:rPr>
          <w:t>Luego de estar varios días</w:t>
        </w:r>
      </w:ins>
      <w:r w:rsidRPr="00284A7A">
        <w:rPr>
          <w:sz w:val="24"/>
        </w:rPr>
        <w:t xml:space="preserve"> en los que solo vi los cursos de </w:t>
      </w:r>
      <w:proofErr w:type="spellStart"/>
      <w:r w:rsidRPr="00284A7A">
        <w:rPr>
          <w:sz w:val="24"/>
        </w:rPr>
        <w:t>Processing</w:t>
      </w:r>
      <w:proofErr w:type="spellEnd"/>
      <w:r w:rsidRPr="00284A7A">
        <w:rPr>
          <w:sz w:val="24"/>
        </w:rPr>
        <w:t xml:space="preserve">, empecé a buscar por google alguna </w:t>
      </w:r>
      <w:del w:id="217" w:author="Juli" w:date="2024-12-04T14:36:00Z">
        <w:r w:rsidRPr="00284A7A" w:rsidDel="00284A7A">
          <w:rPr>
            <w:sz w:val="24"/>
          </w:rPr>
          <w:delText>“maqueta”</w:delText>
        </w:r>
      </w:del>
      <w:ins w:id="218" w:author="Juli" w:date="2024-12-04T14:36:00Z">
        <w:r w:rsidR="00284A7A">
          <w:rPr>
            <w:sz w:val="24"/>
          </w:rPr>
          <w:t>referencia</w:t>
        </w:r>
      </w:ins>
      <w:r w:rsidRPr="00284A7A">
        <w:rPr>
          <w:sz w:val="24"/>
        </w:rPr>
        <w:t xml:space="preserve"> o esquema para hacer las conexiones para armar el radar.</w:t>
      </w:r>
    </w:p>
    <w:p w:rsidR="008A1F7B" w:rsidRPr="00284A7A" w:rsidRDefault="0063482E">
      <w:pPr>
        <w:spacing w:after="1489" w:line="480" w:lineRule="auto"/>
        <w:ind w:left="30" w:right="-37" w:firstLine="0"/>
        <w:pPrChange w:id="219" w:author="Juli" w:date="2024-12-04T14:30:00Z">
          <w:pPr>
            <w:spacing w:after="1489" w:line="259" w:lineRule="auto"/>
            <w:ind w:left="30" w:right="-37" w:firstLine="0"/>
          </w:pPr>
        </w:pPrChange>
      </w:pPr>
      <w:r w:rsidRPr="00284A7A">
        <w:rPr>
          <w:noProof/>
          <w:rPrChange w:id="220" w:author="Juli" w:date="2024-12-04T14:30:00Z">
            <w:rPr>
              <w:noProof/>
            </w:rPr>
          </w:rPrChange>
        </w:rPr>
        <w:drawing>
          <wp:inline distT="0" distB="0" distL="0" distR="0">
            <wp:extent cx="5943600" cy="3381375"/>
            <wp:effectExtent l="0" t="0" r="0" b="0"/>
            <wp:docPr id="638" name="Picture 638"/>
            <wp:cNvGraphicFramePr/>
            <a:graphic xmlns:a="http://schemas.openxmlformats.org/drawingml/2006/main">
              <a:graphicData uri="http://schemas.openxmlformats.org/drawingml/2006/picture">
                <pic:pic xmlns:pic="http://schemas.openxmlformats.org/drawingml/2006/picture">
                  <pic:nvPicPr>
                    <pic:cNvPr id="638" name="Picture 638"/>
                    <pic:cNvPicPr/>
                  </pic:nvPicPr>
                  <pic:blipFill>
                    <a:blip r:embed="rId11"/>
                    <a:stretch>
                      <a:fillRect/>
                    </a:stretch>
                  </pic:blipFill>
                  <pic:spPr>
                    <a:xfrm>
                      <a:off x="0" y="0"/>
                      <a:ext cx="5943600" cy="3381375"/>
                    </a:xfrm>
                    <a:prstGeom prst="rect">
                      <a:avLst/>
                    </a:prstGeom>
                  </pic:spPr>
                </pic:pic>
              </a:graphicData>
            </a:graphic>
          </wp:inline>
        </w:drawing>
      </w:r>
    </w:p>
    <w:p w:rsidR="008A1F7B" w:rsidRPr="00284A7A" w:rsidRDefault="0063482E">
      <w:pPr>
        <w:spacing w:after="291" w:line="480" w:lineRule="auto"/>
        <w:ind w:left="-5"/>
        <w:pPrChange w:id="221" w:author="Juli" w:date="2024-12-04T14:30:00Z">
          <w:pPr>
            <w:spacing w:after="291" w:line="259" w:lineRule="auto"/>
            <w:ind w:left="-5"/>
          </w:pPr>
        </w:pPrChange>
      </w:pPr>
      <w:del w:id="222" w:author="Juli" w:date="2024-12-04T14:37:00Z">
        <w:r w:rsidRPr="00284A7A" w:rsidDel="00DC5E29">
          <w:rPr>
            <w:sz w:val="24"/>
          </w:rPr>
          <w:delText>Y con este esquema</w:delText>
        </w:r>
      </w:del>
      <w:ins w:id="223" w:author="Juli" w:date="2024-12-04T14:37:00Z">
        <w:r w:rsidR="00DC5E29">
          <w:rPr>
            <w:sz w:val="24"/>
          </w:rPr>
          <w:t>Gracias a este esquema</w:t>
        </w:r>
      </w:ins>
      <w:r w:rsidRPr="00284A7A">
        <w:rPr>
          <w:sz w:val="24"/>
        </w:rPr>
        <w:t>, se ven en pantalla de los componentes que se usarán para armar el radar:</w:t>
      </w:r>
    </w:p>
    <w:p w:rsidR="008A1F7B" w:rsidRPr="00DC5E29" w:rsidRDefault="0063482E">
      <w:pPr>
        <w:numPr>
          <w:ilvl w:val="0"/>
          <w:numId w:val="1"/>
        </w:numPr>
        <w:spacing w:after="287" w:line="480" w:lineRule="auto"/>
        <w:ind w:hanging="360"/>
        <w:rPr>
          <w:color w:val="FF0000"/>
          <w:rPrChange w:id="224" w:author="Juli" w:date="2024-12-04T14:38:00Z">
            <w:rPr/>
          </w:rPrChange>
        </w:rPr>
        <w:pPrChange w:id="225" w:author="Juli" w:date="2024-12-04T14:30:00Z">
          <w:pPr>
            <w:numPr>
              <w:numId w:val="1"/>
            </w:numPr>
            <w:spacing w:after="287" w:line="265" w:lineRule="auto"/>
            <w:ind w:left="705" w:hanging="360"/>
          </w:pPr>
        </w:pPrChange>
      </w:pPr>
      <w:proofErr w:type="spellStart"/>
      <w:r w:rsidRPr="00DC5E29">
        <w:rPr>
          <w:b/>
          <w:color w:val="FF0000"/>
          <w:sz w:val="24"/>
          <w:rPrChange w:id="226" w:author="Juli" w:date="2024-12-04T14:38:00Z">
            <w:rPr>
              <w:b/>
              <w:sz w:val="24"/>
            </w:rPr>
          </w:rPrChange>
        </w:rPr>
        <w:t>Arduino</w:t>
      </w:r>
      <w:proofErr w:type="spellEnd"/>
      <w:r w:rsidRPr="00DC5E29">
        <w:rPr>
          <w:b/>
          <w:color w:val="FF0000"/>
          <w:sz w:val="24"/>
          <w:rPrChange w:id="227" w:author="Juli" w:date="2024-12-04T14:38:00Z">
            <w:rPr>
              <w:b/>
              <w:sz w:val="24"/>
            </w:rPr>
          </w:rPrChange>
        </w:rPr>
        <w:t xml:space="preserve"> Uno</w:t>
      </w:r>
    </w:p>
    <w:p w:rsidR="008A1F7B" w:rsidRPr="00DC5E29" w:rsidRDefault="0063482E">
      <w:pPr>
        <w:numPr>
          <w:ilvl w:val="0"/>
          <w:numId w:val="1"/>
        </w:numPr>
        <w:spacing w:after="287" w:line="480" w:lineRule="auto"/>
        <w:ind w:hanging="360"/>
        <w:rPr>
          <w:color w:val="FF0000"/>
          <w:rPrChange w:id="228" w:author="Juli" w:date="2024-12-04T14:38:00Z">
            <w:rPr/>
          </w:rPrChange>
        </w:rPr>
        <w:pPrChange w:id="229" w:author="Juli" w:date="2024-12-04T14:30:00Z">
          <w:pPr>
            <w:numPr>
              <w:numId w:val="1"/>
            </w:numPr>
            <w:spacing w:after="287" w:line="265" w:lineRule="auto"/>
            <w:ind w:left="705" w:hanging="360"/>
          </w:pPr>
        </w:pPrChange>
      </w:pPr>
      <w:r w:rsidRPr="00DC5E29">
        <w:rPr>
          <w:b/>
          <w:color w:val="FF0000"/>
          <w:sz w:val="24"/>
          <w:rPrChange w:id="230" w:author="Juli" w:date="2024-12-04T14:38:00Z">
            <w:rPr>
              <w:b/>
              <w:sz w:val="24"/>
            </w:rPr>
          </w:rPrChange>
        </w:rPr>
        <w:t>Sensor Ultrasónico</w:t>
      </w:r>
    </w:p>
    <w:p w:rsidR="008A1F7B" w:rsidRPr="00DC5E29" w:rsidRDefault="0063482E">
      <w:pPr>
        <w:numPr>
          <w:ilvl w:val="0"/>
          <w:numId w:val="1"/>
        </w:numPr>
        <w:spacing w:after="287" w:line="480" w:lineRule="auto"/>
        <w:ind w:hanging="360"/>
        <w:rPr>
          <w:color w:val="FF0000"/>
          <w:rPrChange w:id="231" w:author="Juli" w:date="2024-12-04T14:38:00Z">
            <w:rPr/>
          </w:rPrChange>
        </w:rPr>
        <w:pPrChange w:id="232" w:author="Juli" w:date="2024-12-04T14:30:00Z">
          <w:pPr>
            <w:numPr>
              <w:numId w:val="1"/>
            </w:numPr>
            <w:spacing w:after="287" w:line="265" w:lineRule="auto"/>
            <w:ind w:left="705" w:hanging="360"/>
          </w:pPr>
        </w:pPrChange>
      </w:pPr>
      <w:r w:rsidRPr="00DC5E29">
        <w:rPr>
          <w:b/>
          <w:color w:val="FF0000"/>
          <w:sz w:val="24"/>
          <w:rPrChange w:id="233" w:author="Juli" w:date="2024-12-04T14:38:00Z">
            <w:rPr>
              <w:b/>
              <w:sz w:val="24"/>
            </w:rPr>
          </w:rPrChange>
        </w:rPr>
        <w:t>Servo motor pequeño</w:t>
      </w:r>
    </w:p>
    <w:p w:rsidR="008A1F7B" w:rsidRPr="00DC5E29" w:rsidRDefault="0063482E">
      <w:pPr>
        <w:numPr>
          <w:ilvl w:val="0"/>
          <w:numId w:val="1"/>
        </w:numPr>
        <w:spacing w:after="287" w:line="480" w:lineRule="auto"/>
        <w:ind w:hanging="360"/>
        <w:rPr>
          <w:color w:val="FF0000"/>
          <w:rPrChange w:id="234" w:author="Juli" w:date="2024-12-04T14:38:00Z">
            <w:rPr/>
          </w:rPrChange>
        </w:rPr>
        <w:pPrChange w:id="235" w:author="Juli" w:date="2024-12-04T14:30:00Z">
          <w:pPr>
            <w:numPr>
              <w:numId w:val="1"/>
            </w:numPr>
            <w:spacing w:after="287" w:line="265" w:lineRule="auto"/>
            <w:ind w:left="705" w:hanging="360"/>
          </w:pPr>
        </w:pPrChange>
      </w:pPr>
      <w:r w:rsidRPr="00DC5E29">
        <w:rPr>
          <w:b/>
          <w:color w:val="FF0000"/>
          <w:sz w:val="24"/>
          <w:rPrChange w:id="236" w:author="Juli" w:date="2024-12-04T14:38:00Z">
            <w:rPr>
              <w:b/>
              <w:sz w:val="24"/>
            </w:rPr>
          </w:rPrChange>
        </w:rPr>
        <w:t>Cables Jumper (Macho y Hembra)</w:t>
      </w:r>
    </w:p>
    <w:p w:rsidR="008A1F7B" w:rsidRPr="00284A7A" w:rsidRDefault="0063482E">
      <w:pPr>
        <w:spacing w:after="5" w:line="480" w:lineRule="auto"/>
        <w:ind w:left="-5"/>
        <w:pPrChange w:id="237" w:author="Juli" w:date="2024-12-04T14:30:00Z">
          <w:pPr>
            <w:spacing w:after="5" w:line="503" w:lineRule="auto"/>
            <w:ind w:left="-5"/>
          </w:pPr>
        </w:pPrChange>
      </w:pPr>
      <w:proofErr w:type="spellStart"/>
      <w:r w:rsidRPr="00284A7A">
        <w:rPr>
          <w:b/>
          <w:sz w:val="24"/>
        </w:rPr>
        <w:lastRenderedPageBreak/>
        <w:t>Arduino</w:t>
      </w:r>
      <w:proofErr w:type="spellEnd"/>
      <w:r w:rsidRPr="00284A7A">
        <w:rPr>
          <w:b/>
          <w:sz w:val="24"/>
        </w:rPr>
        <w:t xml:space="preserve"> Uno: </w:t>
      </w:r>
      <w:proofErr w:type="spellStart"/>
      <w:r w:rsidRPr="00284A7A">
        <w:rPr>
          <w:sz w:val="24"/>
        </w:rPr>
        <w:t>Arduino</w:t>
      </w:r>
      <w:proofErr w:type="spellEnd"/>
      <w:r w:rsidRPr="00284A7A">
        <w:rPr>
          <w:sz w:val="24"/>
        </w:rPr>
        <w:t xml:space="preserve"> se utilizado como un microcontrolador, cuando tiene un programa descargado desde un ordenador y funciona de forma independiente de éste, y controla y alimenta determinados dispositivos y toma decisiones de acuerdo al programa descargado e interactúa con el mundo físico gracias a sensores y actuadores.</w:t>
      </w:r>
    </w:p>
    <w:p w:rsidR="008A1F7B" w:rsidRPr="00284A7A" w:rsidRDefault="0063482E">
      <w:pPr>
        <w:spacing w:after="303" w:line="480" w:lineRule="auto"/>
        <w:ind w:left="-5"/>
        <w:pPrChange w:id="238" w:author="Juli" w:date="2024-12-04T14:30:00Z">
          <w:pPr>
            <w:spacing w:after="303" w:line="479" w:lineRule="auto"/>
            <w:ind w:left="-5"/>
          </w:pPr>
        </w:pPrChange>
      </w:pPr>
      <w:r w:rsidRPr="00284A7A">
        <w:rPr>
          <w:rPrChange w:id="239" w:author="Juli" w:date="2024-12-04T14:30:00Z">
            <w:rPr/>
          </w:rPrChange>
        </w:rPr>
        <w:fldChar w:fldCharType="begin"/>
      </w:r>
      <w:r w:rsidRPr="00284A7A">
        <w:instrText xml:space="preserve"> HYPERLINK "https://www.fundacionaquae.org/wiki/sabes-arduino-sirve/" \l ":~:text=1.,gracias%20a%20sensores%20y%20actuadores" \h </w:instrText>
      </w:r>
      <w:r w:rsidRPr="00284A7A">
        <w:rPr>
          <w:rPrChange w:id="240" w:author="Juli" w:date="2024-12-04T14:30:00Z">
            <w:rPr>
              <w:color w:val="1155CC"/>
              <w:sz w:val="24"/>
              <w:u w:val="single" w:color="1155CC"/>
            </w:rPr>
          </w:rPrChange>
        </w:rPr>
        <w:fldChar w:fldCharType="separate"/>
      </w:r>
      <w:r w:rsidRPr="00284A7A">
        <w:rPr>
          <w:color w:val="1155CC"/>
          <w:sz w:val="24"/>
          <w:u w:val="single" w:color="1155CC"/>
        </w:rPr>
        <w:t xml:space="preserve">https://www.fundacionaquae.org/wiki/sabes-arduino-sirve/#:~:text=1.,gracias%20a%20sensores </w:t>
      </w:r>
      <w:r w:rsidRPr="00284A7A">
        <w:rPr>
          <w:color w:val="1155CC"/>
          <w:sz w:val="24"/>
          <w:u w:val="single" w:color="1155CC"/>
          <w:rPrChange w:id="241" w:author="Juli" w:date="2024-12-04T14:30:00Z">
            <w:rPr>
              <w:color w:val="1155CC"/>
              <w:sz w:val="24"/>
              <w:u w:val="single" w:color="1155CC"/>
            </w:rPr>
          </w:rPrChange>
        </w:rPr>
        <w:fldChar w:fldCharType="end"/>
      </w:r>
      <w:r w:rsidRPr="00284A7A">
        <w:rPr>
          <w:rPrChange w:id="242" w:author="Juli" w:date="2024-12-04T14:30:00Z">
            <w:rPr/>
          </w:rPrChange>
        </w:rPr>
        <w:fldChar w:fldCharType="begin"/>
      </w:r>
      <w:r w:rsidRPr="00284A7A">
        <w:instrText xml:space="preserve"> HYPERLINK "https://www.fundacionaquae.org/wiki/sabes-arduino-sirve/" \l ":~:text=1.,gracias%20a%20sensores%20y%20actuadores" \h </w:instrText>
      </w:r>
      <w:r w:rsidRPr="00284A7A">
        <w:rPr>
          <w:rPrChange w:id="243" w:author="Juli" w:date="2024-12-04T14:30:00Z">
            <w:rPr>
              <w:color w:val="1155CC"/>
              <w:sz w:val="24"/>
              <w:u w:val="single" w:color="1155CC"/>
            </w:rPr>
          </w:rPrChange>
        </w:rPr>
        <w:fldChar w:fldCharType="separate"/>
      </w:r>
      <w:r w:rsidRPr="00284A7A">
        <w:rPr>
          <w:color w:val="1155CC"/>
          <w:sz w:val="24"/>
          <w:u w:val="single" w:color="1155CC"/>
        </w:rPr>
        <w:t>%20y%20actuadores</w:t>
      </w:r>
      <w:r w:rsidRPr="00284A7A">
        <w:rPr>
          <w:color w:val="1155CC"/>
          <w:sz w:val="24"/>
          <w:u w:val="single" w:color="1155CC"/>
          <w:rPrChange w:id="244" w:author="Juli" w:date="2024-12-04T14:30:00Z">
            <w:rPr>
              <w:color w:val="1155CC"/>
              <w:sz w:val="24"/>
              <w:u w:val="single" w:color="1155CC"/>
            </w:rPr>
          </w:rPrChange>
        </w:rPr>
        <w:fldChar w:fldCharType="end"/>
      </w:r>
      <w:r w:rsidRPr="00284A7A">
        <w:rPr>
          <w:sz w:val="24"/>
        </w:rPr>
        <w:t>.</w:t>
      </w:r>
    </w:p>
    <w:p w:rsidR="008A1F7B" w:rsidRPr="00284A7A" w:rsidRDefault="0063482E">
      <w:pPr>
        <w:spacing w:after="389" w:line="480" w:lineRule="auto"/>
        <w:ind w:left="30" w:firstLine="0"/>
        <w:pPrChange w:id="245" w:author="Juli" w:date="2024-12-04T14:30:00Z">
          <w:pPr>
            <w:spacing w:after="389" w:line="259" w:lineRule="auto"/>
            <w:ind w:left="30" w:firstLine="0"/>
          </w:pPr>
        </w:pPrChange>
      </w:pPr>
      <w:r w:rsidRPr="00284A7A">
        <w:rPr>
          <w:noProof/>
          <w:rPrChange w:id="246" w:author="Juli" w:date="2024-12-04T14:30:00Z">
            <w:rPr>
              <w:noProof/>
            </w:rPr>
          </w:rPrChange>
        </w:rPr>
        <w:drawing>
          <wp:inline distT="0" distB="0" distL="0" distR="0">
            <wp:extent cx="5124450" cy="3562350"/>
            <wp:effectExtent l="0" t="0" r="0" b="0"/>
            <wp:docPr id="712" name="Picture 712"/>
            <wp:cNvGraphicFramePr/>
            <a:graphic xmlns:a="http://schemas.openxmlformats.org/drawingml/2006/main">
              <a:graphicData uri="http://schemas.openxmlformats.org/drawingml/2006/picture">
                <pic:pic xmlns:pic="http://schemas.openxmlformats.org/drawingml/2006/picture">
                  <pic:nvPicPr>
                    <pic:cNvPr id="712" name="Picture 712"/>
                    <pic:cNvPicPr/>
                  </pic:nvPicPr>
                  <pic:blipFill>
                    <a:blip r:embed="rId12"/>
                    <a:stretch>
                      <a:fillRect/>
                    </a:stretch>
                  </pic:blipFill>
                  <pic:spPr>
                    <a:xfrm>
                      <a:off x="0" y="0"/>
                      <a:ext cx="5124450" cy="3562350"/>
                    </a:xfrm>
                    <a:prstGeom prst="rect">
                      <a:avLst/>
                    </a:prstGeom>
                  </pic:spPr>
                </pic:pic>
              </a:graphicData>
            </a:graphic>
          </wp:inline>
        </w:drawing>
      </w:r>
    </w:p>
    <w:p w:rsidR="008A1F7B" w:rsidRPr="00DC5E29" w:rsidRDefault="0063482E">
      <w:pPr>
        <w:pStyle w:val="Ttulo2"/>
        <w:spacing w:after="252" w:line="480" w:lineRule="auto"/>
        <w:ind w:right="59"/>
        <w:rPr>
          <w:rFonts w:ascii="Times New Roman" w:hAnsi="Times New Roman" w:cs="Times New Roman"/>
          <w:color w:val="FF0000"/>
          <w:rPrChange w:id="247" w:author="Juli" w:date="2024-12-04T14:38:00Z">
            <w:rPr/>
          </w:rPrChange>
        </w:rPr>
        <w:pPrChange w:id="248" w:author="Juli" w:date="2024-12-04T14:30:00Z">
          <w:pPr>
            <w:pStyle w:val="Ttulo2"/>
            <w:spacing w:after="252"/>
            <w:ind w:right="59"/>
            <w:jc w:val="center"/>
          </w:pPr>
        </w:pPrChange>
      </w:pPr>
      <w:r w:rsidRPr="00DC5E29">
        <w:rPr>
          <w:rFonts w:ascii="Times New Roman" w:eastAsia="Times New Roman" w:hAnsi="Times New Roman" w:cs="Times New Roman"/>
          <w:b/>
          <w:color w:val="FF0000"/>
          <w:sz w:val="24"/>
          <w:rPrChange w:id="249" w:author="Juli" w:date="2024-12-04T14:38:00Z">
            <w:rPr>
              <w:rFonts w:ascii="Times New Roman" w:eastAsia="Times New Roman" w:hAnsi="Times New Roman" w:cs="Times New Roman"/>
              <w:b/>
              <w:color w:val="000000"/>
              <w:sz w:val="24"/>
            </w:rPr>
          </w:rPrChange>
        </w:rPr>
        <w:t xml:space="preserve">Imagen de un </w:t>
      </w:r>
      <w:proofErr w:type="spellStart"/>
      <w:r w:rsidRPr="00DC5E29">
        <w:rPr>
          <w:rFonts w:ascii="Times New Roman" w:eastAsia="Times New Roman" w:hAnsi="Times New Roman" w:cs="Times New Roman"/>
          <w:b/>
          <w:color w:val="FF0000"/>
          <w:sz w:val="24"/>
          <w:rPrChange w:id="250" w:author="Juli" w:date="2024-12-04T14:38:00Z">
            <w:rPr>
              <w:rFonts w:ascii="Times New Roman" w:eastAsia="Times New Roman" w:hAnsi="Times New Roman" w:cs="Times New Roman"/>
              <w:b/>
              <w:color w:val="000000"/>
              <w:sz w:val="24"/>
            </w:rPr>
          </w:rPrChange>
        </w:rPr>
        <w:t>Arduino</w:t>
      </w:r>
      <w:proofErr w:type="spellEnd"/>
      <w:r w:rsidRPr="00DC5E29">
        <w:rPr>
          <w:rFonts w:ascii="Times New Roman" w:eastAsia="Times New Roman" w:hAnsi="Times New Roman" w:cs="Times New Roman"/>
          <w:b/>
          <w:color w:val="FF0000"/>
          <w:sz w:val="24"/>
          <w:rPrChange w:id="251" w:author="Juli" w:date="2024-12-04T14:38:00Z">
            <w:rPr>
              <w:rFonts w:ascii="Times New Roman" w:eastAsia="Times New Roman" w:hAnsi="Times New Roman" w:cs="Times New Roman"/>
              <w:b/>
              <w:color w:val="000000"/>
              <w:sz w:val="24"/>
            </w:rPr>
          </w:rPrChange>
        </w:rPr>
        <w:t xml:space="preserve"> Uno</w:t>
      </w:r>
    </w:p>
    <w:p w:rsidR="008A1F7B" w:rsidRDefault="0063482E">
      <w:pPr>
        <w:spacing w:after="527" w:line="480" w:lineRule="auto"/>
        <w:ind w:left="-5" w:right="503"/>
        <w:rPr>
          <w:ins w:id="252" w:author="Juli" w:date="2024-12-04T14:38:00Z"/>
          <w:sz w:val="24"/>
        </w:rPr>
        <w:pPrChange w:id="253" w:author="Juli" w:date="2024-12-04T14:30:00Z">
          <w:pPr>
            <w:spacing w:after="527" w:line="503" w:lineRule="auto"/>
            <w:ind w:left="-5" w:right="503"/>
          </w:pPr>
        </w:pPrChange>
      </w:pPr>
      <w:r w:rsidRPr="00284A7A">
        <w:rPr>
          <w:b/>
          <w:sz w:val="24"/>
        </w:rPr>
        <w:t xml:space="preserve">Sensor Ultrasónico: </w:t>
      </w:r>
      <w:ins w:id="254" w:author="Juli" w:date="2024-12-04T14:37:00Z">
        <w:r w:rsidR="00DC5E29">
          <w:rPr>
            <w:sz w:val="24"/>
          </w:rPr>
          <w:t>El sensor ultrasónico</w:t>
        </w:r>
      </w:ins>
      <w:ins w:id="255" w:author="Juli" w:date="2024-12-04T14:38:00Z">
        <w:r w:rsidR="00DC5E29">
          <w:rPr>
            <w:sz w:val="24"/>
          </w:rPr>
          <w:t>,</w:t>
        </w:r>
      </w:ins>
      <w:ins w:id="256" w:author="Juli" w:date="2024-12-04T14:37:00Z">
        <w:r w:rsidR="00DC5E29">
          <w:rPr>
            <w:sz w:val="24"/>
          </w:rPr>
          <w:t xml:space="preserve"> </w:t>
        </w:r>
      </w:ins>
      <w:ins w:id="257" w:author="Juli" w:date="2024-12-04T14:38:00Z">
        <w:r w:rsidR="00DC5E29">
          <w:rPr>
            <w:sz w:val="24"/>
          </w:rPr>
          <w:t>e</w:t>
        </w:r>
      </w:ins>
      <w:del w:id="258" w:author="Juli" w:date="2024-12-04T14:37:00Z">
        <w:r w:rsidRPr="00284A7A" w:rsidDel="00DC5E29">
          <w:rPr>
            <w:sz w:val="24"/>
          </w:rPr>
          <w:delText>E</w:delText>
        </w:r>
      </w:del>
      <w:r w:rsidRPr="00284A7A">
        <w:rPr>
          <w:sz w:val="24"/>
        </w:rPr>
        <w:t xml:space="preserve">s un sensor de distancias por ultrasonidos capaz de detectar objetos y calcular la distancia a la que se encuentra en un rango de 2 a 450 cm. El sensor funciona por ultrasonidos y contiene toda la electrónica encargada de </w:t>
      </w:r>
      <w:r w:rsidRPr="00284A7A">
        <w:rPr>
          <w:sz w:val="24"/>
        </w:rPr>
        <w:lastRenderedPageBreak/>
        <w:t>hacer la medición. En el trabajo el sensor será la parte fundamental del trabajo para poder hacer el radar.</w:t>
      </w:r>
    </w:p>
    <w:p w:rsidR="00DC5E29" w:rsidRPr="00DC5E29" w:rsidRDefault="00DC5E29">
      <w:pPr>
        <w:spacing w:after="527" w:line="480" w:lineRule="auto"/>
        <w:ind w:left="-5" w:right="503"/>
        <w:pPrChange w:id="259" w:author="Juli" w:date="2024-12-04T14:30:00Z">
          <w:pPr>
            <w:spacing w:after="527" w:line="503" w:lineRule="auto"/>
            <w:ind w:left="-5" w:right="503"/>
          </w:pPr>
        </w:pPrChange>
      </w:pPr>
      <w:ins w:id="260" w:author="Juli" w:date="2024-12-04T14:38:00Z">
        <w:r>
          <w:rPr>
            <w:sz w:val="24"/>
          </w:rPr>
          <w:t xml:space="preserve">A </w:t>
        </w:r>
      </w:ins>
      <w:proofErr w:type="gramStart"/>
      <w:ins w:id="261" w:author="Juli" w:date="2024-12-04T14:39:00Z">
        <w:r>
          <w:rPr>
            <w:sz w:val="24"/>
          </w:rPr>
          <w:t>continuación</w:t>
        </w:r>
      </w:ins>
      <w:proofErr w:type="gramEnd"/>
      <w:ins w:id="262" w:author="Juli" w:date="2024-12-04T14:38:00Z">
        <w:r>
          <w:rPr>
            <w:sz w:val="24"/>
          </w:rPr>
          <w:t xml:space="preserve"> les dejares las paginas en las cuales pude extraer esta </w:t>
        </w:r>
      </w:ins>
      <w:ins w:id="263" w:author="Juli" w:date="2024-12-04T14:39:00Z">
        <w:r>
          <w:rPr>
            <w:sz w:val="24"/>
          </w:rPr>
          <w:t>información</w:t>
        </w:r>
      </w:ins>
      <w:ins w:id="264" w:author="Juli" w:date="2024-12-04T14:38:00Z">
        <w:r>
          <w:rPr>
            <w:sz w:val="24"/>
          </w:rPr>
          <w:t xml:space="preserve"> </w:t>
        </w:r>
      </w:ins>
      <w:ins w:id="265" w:author="Juli" w:date="2024-12-04T14:39:00Z">
        <w:r>
          <w:rPr>
            <w:sz w:val="24"/>
          </w:rPr>
          <w:t>del sensor ultrasónico:</w:t>
        </w:r>
      </w:ins>
    </w:p>
    <w:p w:rsidR="008A1F7B" w:rsidRPr="00284A7A" w:rsidRDefault="0063482E">
      <w:pPr>
        <w:spacing w:after="246" w:line="480" w:lineRule="auto"/>
        <w:ind w:left="-5"/>
        <w:pPrChange w:id="266" w:author="Juli" w:date="2024-12-04T14:30:00Z">
          <w:pPr>
            <w:spacing w:after="246" w:line="265" w:lineRule="auto"/>
            <w:ind w:left="-5"/>
          </w:pPr>
        </w:pPrChange>
      </w:pPr>
      <w:r w:rsidRPr="00284A7A">
        <w:rPr>
          <w:rPrChange w:id="267" w:author="Juli" w:date="2024-12-04T14:30:00Z">
            <w:rPr/>
          </w:rPrChange>
        </w:rPr>
        <w:fldChar w:fldCharType="begin"/>
      </w:r>
      <w:r w:rsidRPr="00284A7A">
        <w:instrText xml:space="preserve"> HYPERLINK "http://ceca.uaeh.edu.mx/informatica/oas_final/red4_arduino/ultrasnico.html" \l ":~:text=Son%20detectores%20de%20proximidad%20que,la%20se%C3%B1al%20tarda%20en%20regresar" \h </w:instrText>
      </w:r>
      <w:r w:rsidRPr="00284A7A">
        <w:rPr>
          <w:rPrChange w:id="268" w:author="Juli" w:date="2024-12-04T14:30:00Z">
            <w:rPr>
              <w:b/>
              <w:color w:val="1155CC"/>
              <w:sz w:val="24"/>
              <w:u w:val="single" w:color="1155CC"/>
            </w:rPr>
          </w:rPrChange>
        </w:rPr>
        <w:fldChar w:fldCharType="separate"/>
      </w:r>
      <w:r w:rsidRPr="00284A7A">
        <w:rPr>
          <w:b/>
          <w:color w:val="1155CC"/>
          <w:sz w:val="24"/>
          <w:u w:val="single" w:color="1155CC"/>
        </w:rPr>
        <w:t>http://ceca.uaeh.edu.mx/informatica/oas_final/red4_arduino/ultrasnico.html#:~:text=Son%</w:t>
      </w:r>
      <w:r w:rsidRPr="00284A7A">
        <w:rPr>
          <w:b/>
          <w:color w:val="1155CC"/>
          <w:sz w:val="24"/>
          <w:u w:val="single" w:color="1155CC"/>
          <w:rPrChange w:id="269" w:author="Juli" w:date="2024-12-04T14:30:00Z">
            <w:rPr>
              <w:b/>
              <w:color w:val="1155CC"/>
              <w:sz w:val="24"/>
              <w:u w:val="single" w:color="1155CC"/>
            </w:rPr>
          </w:rPrChange>
        </w:rPr>
        <w:fldChar w:fldCharType="end"/>
      </w:r>
    </w:p>
    <w:p w:rsidR="008A1F7B" w:rsidRPr="00284A7A" w:rsidRDefault="0063482E">
      <w:pPr>
        <w:spacing w:after="246" w:line="480" w:lineRule="auto"/>
        <w:ind w:left="-5"/>
        <w:pPrChange w:id="270" w:author="Juli" w:date="2024-12-04T14:30:00Z">
          <w:pPr>
            <w:spacing w:after="246" w:line="265" w:lineRule="auto"/>
            <w:ind w:left="-5"/>
          </w:pPr>
        </w:pPrChange>
      </w:pPr>
      <w:r w:rsidRPr="00284A7A">
        <w:rPr>
          <w:rPrChange w:id="271" w:author="Juli" w:date="2024-12-04T14:30:00Z">
            <w:rPr/>
          </w:rPrChange>
        </w:rPr>
        <w:fldChar w:fldCharType="begin"/>
      </w:r>
      <w:r w:rsidRPr="00284A7A">
        <w:instrText xml:space="preserve"> HYPERLINK "http://ceca.uaeh.edu.mx/informatica/oas_final/red4_arduino/ultrasnico.html" \l ":~:text=Son%20detectores%20de%20proximidad%20que,la%20se%C3%B1al%20tarda%20en%20regresar" \h </w:instrText>
      </w:r>
      <w:r w:rsidRPr="00284A7A">
        <w:rPr>
          <w:rPrChange w:id="272" w:author="Juli" w:date="2024-12-04T14:30:00Z">
            <w:rPr>
              <w:b/>
              <w:color w:val="1155CC"/>
              <w:sz w:val="24"/>
              <w:u w:val="single" w:color="1155CC"/>
            </w:rPr>
          </w:rPrChange>
        </w:rPr>
        <w:fldChar w:fldCharType="separate"/>
      </w:r>
      <w:r w:rsidRPr="00284A7A">
        <w:rPr>
          <w:b/>
          <w:color w:val="1155CC"/>
          <w:sz w:val="24"/>
          <w:u w:val="single" w:color="1155CC"/>
        </w:rPr>
        <w:t>20detectores%20de%20proximidad%20que,la%20se%C3%B1al%20tarda%20en%20reg</w:t>
      </w:r>
      <w:r w:rsidRPr="00284A7A">
        <w:rPr>
          <w:b/>
          <w:color w:val="1155CC"/>
          <w:sz w:val="24"/>
          <w:u w:val="single" w:color="1155CC"/>
          <w:rPrChange w:id="273" w:author="Juli" w:date="2024-12-04T14:30:00Z">
            <w:rPr>
              <w:b/>
              <w:color w:val="1155CC"/>
              <w:sz w:val="24"/>
              <w:u w:val="single" w:color="1155CC"/>
            </w:rPr>
          </w:rPrChange>
        </w:rPr>
        <w:fldChar w:fldCharType="end"/>
      </w:r>
    </w:p>
    <w:p w:rsidR="008A1F7B" w:rsidRPr="00284A7A" w:rsidRDefault="0063482E">
      <w:pPr>
        <w:spacing w:after="1104" w:line="480" w:lineRule="auto"/>
        <w:ind w:left="-5"/>
        <w:pPrChange w:id="274" w:author="Juli" w:date="2024-12-04T14:30:00Z">
          <w:pPr>
            <w:spacing w:after="1104" w:line="265" w:lineRule="auto"/>
            <w:ind w:left="-5"/>
          </w:pPr>
        </w:pPrChange>
      </w:pPr>
      <w:r w:rsidRPr="00284A7A">
        <w:rPr>
          <w:rPrChange w:id="275" w:author="Juli" w:date="2024-12-04T14:30:00Z">
            <w:rPr/>
          </w:rPrChange>
        </w:rPr>
        <w:fldChar w:fldCharType="begin"/>
      </w:r>
      <w:r w:rsidRPr="00284A7A">
        <w:instrText xml:space="preserve"> HYPERLINK "http://ceca.uaeh.edu.mx/informatica/oas_final/red4_arduino/ultrasnico.html" \l ":~:text=Son%20detectores%20de%20proximidad%20que,la%20se%C3%B1al%20tarda%20en%20regresar" \h </w:instrText>
      </w:r>
      <w:r w:rsidRPr="00284A7A">
        <w:rPr>
          <w:rPrChange w:id="276" w:author="Juli" w:date="2024-12-04T14:30:00Z">
            <w:rPr>
              <w:b/>
              <w:color w:val="1155CC"/>
              <w:sz w:val="24"/>
              <w:u w:val="single" w:color="1155CC"/>
            </w:rPr>
          </w:rPrChange>
        </w:rPr>
        <w:fldChar w:fldCharType="separate"/>
      </w:r>
      <w:proofErr w:type="spellStart"/>
      <w:r w:rsidRPr="00284A7A">
        <w:rPr>
          <w:b/>
          <w:color w:val="1155CC"/>
          <w:sz w:val="24"/>
          <w:u w:val="single" w:color="1155CC"/>
        </w:rPr>
        <w:t>resar</w:t>
      </w:r>
      <w:proofErr w:type="spellEnd"/>
      <w:r w:rsidRPr="00284A7A">
        <w:rPr>
          <w:b/>
          <w:color w:val="1155CC"/>
          <w:sz w:val="24"/>
          <w:u w:val="single" w:color="1155CC"/>
          <w:rPrChange w:id="277" w:author="Juli" w:date="2024-12-04T14:30:00Z">
            <w:rPr>
              <w:b/>
              <w:color w:val="1155CC"/>
              <w:sz w:val="24"/>
              <w:u w:val="single" w:color="1155CC"/>
            </w:rPr>
          </w:rPrChange>
        </w:rPr>
        <w:fldChar w:fldCharType="end"/>
      </w:r>
      <w:r w:rsidRPr="00284A7A">
        <w:rPr>
          <w:b/>
          <w:sz w:val="24"/>
        </w:rPr>
        <w:t>.</w:t>
      </w:r>
    </w:p>
    <w:p w:rsidR="008A1F7B" w:rsidRPr="00284A7A" w:rsidRDefault="0063482E">
      <w:pPr>
        <w:spacing w:after="389" w:line="480" w:lineRule="auto"/>
        <w:ind w:left="30" w:firstLine="0"/>
        <w:pPrChange w:id="278" w:author="Juli" w:date="2024-12-04T14:30:00Z">
          <w:pPr>
            <w:spacing w:after="389" w:line="259" w:lineRule="auto"/>
            <w:ind w:left="30" w:firstLine="0"/>
          </w:pPr>
        </w:pPrChange>
      </w:pPr>
      <w:del w:id="279" w:author="Juli" w:date="2024-12-04T15:48:00Z">
        <w:r w:rsidRPr="00284A7A" w:rsidDel="00EA01C1">
          <w:rPr>
            <w:noProof/>
            <w:rPrChange w:id="280" w:author="Juli" w:date="2024-12-04T14:30:00Z">
              <w:rPr>
                <w:noProof/>
              </w:rPr>
            </w:rPrChange>
          </w:rPr>
          <w:drawing>
            <wp:inline distT="0" distB="0" distL="0" distR="0">
              <wp:extent cx="5543550" cy="3295650"/>
              <wp:effectExtent l="0" t="0" r="0" b="0"/>
              <wp:docPr id="800" name="Picture 800"/>
              <wp:cNvGraphicFramePr/>
              <a:graphic xmlns:a="http://schemas.openxmlformats.org/drawingml/2006/main">
                <a:graphicData uri="http://schemas.openxmlformats.org/drawingml/2006/picture">
                  <pic:pic xmlns:pic="http://schemas.openxmlformats.org/drawingml/2006/picture">
                    <pic:nvPicPr>
                      <pic:cNvPr id="800" name="Picture 800"/>
                      <pic:cNvPicPr/>
                    </pic:nvPicPr>
                    <pic:blipFill>
                      <a:blip r:embed="rId13"/>
                      <a:stretch>
                        <a:fillRect/>
                      </a:stretch>
                    </pic:blipFill>
                    <pic:spPr>
                      <a:xfrm>
                        <a:off x="0" y="0"/>
                        <a:ext cx="5543550" cy="3295650"/>
                      </a:xfrm>
                      <a:prstGeom prst="rect">
                        <a:avLst/>
                      </a:prstGeom>
                    </pic:spPr>
                  </pic:pic>
                </a:graphicData>
              </a:graphic>
            </wp:inline>
          </w:drawing>
        </w:r>
      </w:del>
      <w:ins w:id="281" w:author="Juli" w:date="2024-12-04T15:48:00Z">
        <w:r w:rsidR="00EA01C1">
          <w:rPr>
            <w:noProof/>
          </w:rPr>
          <w:drawing>
            <wp:inline distT="0" distB="0" distL="0" distR="0">
              <wp:extent cx="4762500" cy="36480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39874-mla29374792196_022019-o-b848951de6df5882ad15565075825844-640-0.jpg"/>
                      <pic:cNvPicPr/>
                    </pic:nvPicPr>
                    <pic:blipFill>
                      <a:blip r:embed="rId14">
                        <a:extLst>
                          <a:ext uri="{28A0092B-C50C-407E-A947-70E740481C1C}">
                            <a14:useLocalDpi xmlns:a14="http://schemas.microsoft.com/office/drawing/2010/main" val="0"/>
                          </a:ext>
                        </a:extLst>
                      </a:blip>
                      <a:stretch>
                        <a:fillRect/>
                      </a:stretch>
                    </pic:blipFill>
                    <pic:spPr>
                      <a:xfrm>
                        <a:off x="0" y="0"/>
                        <a:ext cx="4762500" cy="3648075"/>
                      </a:xfrm>
                      <a:prstGeom prst="rect">
                        <a:avLst/>
                      </a:prstGeom>
                    </pic:spPr>
                  </pic:pic>
                </a:graphicData>
              </a:graphic>
            </wp:inline>
          </w:drawing>
        </w:r>
      </w:ins>
    </w:p>
    <w:p w:rsidR="008A1F7B" w:rsidRPr="00DC5E29" w:rsidRDefault="0063482E">
      <w:pPr>
        <w:pStyle w:val="Ttulo2"/>
        <w:spacing w:after="252" w:line="480" w:lineRule="auto"/>
        <w:ind w:right="453"/>
        <w:rPr>
          <w:rFonts w:ascii="Times New Roman" w:hAnsi="Times New Roman" w:cs="Times New Roman"/>
          <w:color w:val="FF0000"/>
          <w:rPrChange w:id="282" w:author="Juli" w:date="2024-12-04T14:38:00Z">
            <w:rPr/>
          </w:rPrChange>
        </w:rPr>
        <w:pPrChange w:id="283" w:author="Juli" w:date="2024-12-04T14:30:00Z">
          <w:pPr>
            <w:pStyle w:val="Ttulo2"/>
            <w:spacing w:after="252"/>
            <w:ind w:right="453"/>
            <w:jc w:val="center"/>
          </w:pPr>
        </w:pPrChange>
      </w:pPr>
      <w:r w:rsidRPr="00DC5E29">
        <w:rPr>
          <w:rFonts w:ascii="Times New Roman" w:eastAsia="Times New Roman" w:hAnsi="Times New Roman" w:cs="Times New Roman"/>
          <w:b/>
          <w:color w:val="FF0000"/>
          <w:sz w:val="24"/>
          <w:rPrChange w:id="284" w:author="Juli" w:date="2024-12-04T14:38:00Z">
            <w:rPr>
              <w:rFonts w:ascii="Times New Roman" w:eastAsia="Times New Roman" w:hAnsi="Times New Roman" w:cs="Times New Roman"/>
              <w:b/>
              <w:color w:val="000000"/>
              <w:sz w:val="24"/>
            </w:rPr>
          </w:rPrChange>
        </w:rPr>
        <w:lastRenderedPageBreak/>
        <w:t>Imagen del Sensor Ultrasónico</w:t>
      </w:r>
    </w:p>
    <w:p w:rsidR="008A1F7B" w:rsidRPr="00284A7A" w:rsidRDefault="0063482E">
      <w:pPr>
        <w:spacing w:after="527" w:line="480" w:lineRule="auto"/>
        <w:ind w:left="-5"/>
        <w:pPrChange w:id="285" w:author="Juli" w:date="2024-12-04T14:30:00Z">
          <w:pPr>
            <w:spacing w:after="527" w:line="503" w:lineRule="auto"/>
            <w:ind w:left="-5"/>
          </w:pPr>
        </w:pPrChange>
      </w:pPr>
      <w:r w:rsidRPr="00DC5E29">
        <w:rPr>
          <w:b/>
          <w:color w:val="FF0000"/>
          <w:sz w:val="24"/>
          <w:rPrChange w:id="286" w:author="Juli" w:date="2024-12-04T14:40:00Z">
            <w:rPr>
              <w:b/>
              <w:sz w:val="24"/>
            </w:rPr>
          </w:rPrChange>
        </w:rPr>
        <w:t>Servo motor pequeño</w:t>
      </w:r>
      <w:r w:rsidRPr="00284A7A">
        <w:rPr>
          <w:b/>
          <w:sz w:val="24"/>
        </w:rPr>
        <w:t xml:space="preserve">: </w:t>
      </w:r>
      <w:ins w:id="287" w:author="Juli" w:date="2024-12-04T14:40:00Z">
        <w:r w:rsidR="00DC5E29">
          <w:rPr>
            <w:sz w:val="24"/>
          </w:rPr>
          <w:t>El servo e</w:t>
        </w:r>
      </w:ins>
      <w:del w:id="288" w:author="Juli" w:date="2024-12-04T14:40:00Z">
        <w:r w:rsidRPr="00284A7A" w:rsidDel="00DC5E29">
          <w:rPr>
            <w:sz w:val="24"/>
          </w:rPr>
          <w:delText>E</w:delText>
        </w:r>
      </w:del>
      <w:r w:rsidRPr="00284A7A">
        <w:rPr>
          <w:sz w:val="24"/>
        </w:rPr>
        <w:t xml:space="preserve">s un dispositivo alimentado por corriente continua que puede controlar de modo muy exacto la posición (de 0º a 180º) o la velocidad (en revoluciones por minuto, rpm, en sentido horario o </w:t>
      </w:r>
      <w:proofErr w:type="spellStart"/>
      <w:r w:rsidRPr="00284A7A">
        <w:rPr>
          <w:sz w:val="24"/>
        </w:rPr>
        <w:t>antihorario</w:t>
      </w:r>
      <w:proofErr w:type="spellEnd"/>
      <w:r w:rsidRPr="00284A7A">
        <w:rPr>
          <w:sz w:val="24"/>
        </w:rPr>
        <w:t>)</w:t>
      </w:r>
    </w:p>
    <w:p w:rsidR="008A1F7B" w:rsidRPr="00284A7A" w:rsidRDefault="0063482E">
      <w:pPr>
        <w:spacing w:after="855" w:line="480" w:lineRule="auto"/>
        <w:ind w:left="-5"/>
        <w:pPrChange w:id="289" w:author="Juli" w:date="2024-12-04T14:30:00Z">
          <w:pPr>
            <w:spacing w:after="855" w:line="479" w:lineRule="auto"/>
            <w:ind w:left="-5"/>
          </w:pPr>
        </w:pPrChange>
      </w:pPr>
      <w:r w:rsidRPr="00284A7A">
        <w:rPr>
          <w:rPrChange w:id="290" w:author="Juli" w:date="2024-12-04T14:30:00Z">
            <w:rPr/>
          </w:rPrChange>
        </w:rPr>
        <w:fldChar w:fldCharType="begin"/>
      </w:r>
      <w:r w:rsidRPr="00284A7A">
        <w:instrText xml:space="preserve"> HYPERLINK "https://solectroshop.com/es/blog/servomotores-como-configurarlos-para-arduino-n41" \l ":~:text=Un%20servomotor%20es%20un%20dispositivo,el%20pin%20de%20la%20se%C3%B1al" \h </w:instrText>
      </w:r>
      <w:r w:rsidRPr="00284A7A">
        <w:rPr>
          <w:rPrChange w:id="291" w:author="Juli" w:date="2024-12-04T14:30:00Z">
            <w:rPr>
              <w:color w:val="1155CC"/>
              <w:sz w:val="24"/>
              <w:u w:val="single" w:color="1155CC"/>
            </w:rPr>
          </w:rPrChange>
        </w:rPr>
        <w:fldChar w:fldCharType="separate"/>
      </w:r>
      <w:r w:rsidRPr="00284A7A">
        <w:rPr>
          <w:color w:val="1155CC"/>
          <w:sz w:val="24"/>
          <w:u w:val="single" w:color="1155CC"/>
        </w:rPr>
        <w:t xml:space="preserve">https://solectroshop.com/es/blog/servomotores-como-configurarlos-para-arduino-n41#:~:text=U </w:t>
      </w:r>
      <w:r w:rsidRPr="00284A7A">
        <w:rPr>
          <w:color w:val="1155CC"/>
          <w:sz w:val="24"/>
          <w:u w:val="single" w:color="1155CC"/>
          <w:rPrChange w:id="292" w:author="Juli" w:date="2024-12-04T14:30:00Z">
            <w:rPr>
              <w:color w:val="1155CC"/>
              <w:sz w:val="24"/>
              <w:u w:val="single" w:color="1155CC"/>
            </w:rPr>
          </w:rPrChange>
        </w:rPr>
        <w:fldChar w:fldCharType="end"/>
      </w:r>
      <w:r w:rsidRPr="00284A7A">
        <w:rPr>
          <w:rPrChange w:id="293" w:author="Juli" w:date="2024-12-04T14:30:00Z">
            <w:rPr/>
          </w:rPrChange>
        </w:rPr>
        <w:fldChar w:fldCharType="begin"/>
      </w:r>
      <w:r w:rsidRPr="00284A7A">
        <w:instrText xml:space="preserve"> HYPERLINK "https://solectroshop.com/es/blog/servomotores-como-configurarlos-para-arduino-n41" \l ":~:text=Un%20servomotor%20es%20un%20dispositivo,el%20pin%20de%20la%20se%C3%B1al" \h </w:instrText>
      </w:r>
      <w:r w:rsidRPr="00284A7A">
        <w:rPr>
          <w:rPrChange w:id="294" w:author="Juli" w:date="2024-12-04T14:30:00Z">
            <w:rPr>
              <w:color w:val="1155CC"/>
              <w:sz w:val="24"/>
              <w:u w:val="single" w:color="1155CC"/>
            </w:rPr>
          </w:rPrChange>
        </w:rPr>
        <w:fldChar w:fldCharType="separate"/>
      </w:r>
      <w:r w:rsidRPr="00284A7A">
        <w:rPr>
          <w:color w:val="1155CC"/>
          <w:sz w:val="24"/>
          <w:u w:val="single" w:color="1155CC"/>
        </w:rPr>
        <w:t>n%20servomotor%20es%20un%20dispositivo,el%20pin%20de%20la%20se%C3%B1al</w:t>
      </w:r>
      <w:r w:rsidRPr="00284A7A">
        <w:rPr>
          <w:color w:val="1155CC"/>
          <w:sz w:val="24"/>
          <w:u w:val="single" w:color="1155CC"/>
          <w:rPrChange w:id="295" w:author="Juli" w:date="2024-12-04T14:30:00Z">
            <w:rPr>
              <w:color w:val="1155CC"/>
              <w:sz w:val="24"/>
              <w:u w:val="single" w:color="1155CC"/>
            </w:rPr>
          </w:rPrChange>
        </w:rPr>
        <w:fldChar w:fldCharType="end"/>
      </w:r>
      <w:r w:rsidRPr="00284A7A">
        <w:rPr>
          <w:sz w:val="24"/>
        </w:rPr>
        <w:t>.</w:t>
      </w:r>
    </w:p>
    <w:p w:rsidR="008A1F7B" w:rsidRPr="00284A7A" w:rsidRDefault="0063482E">
      <w:pPr>
        <w:spacing w:after="389" w:line="480" w:lineRule="auto"/>
        <w:ind w:left="30" w:firstLine="0"/>
        <w:pPrChange w:id="296" w:author="Juli" w:date="2024-12-04T14:30:00Z">
          <w:pPr>
            <w:spacing w:after="389" w:line="259" w:lineRule="auto"/>
            <w:ind w:left="30" w:firstLine="0"/>
          </w:pPr>
        </w:pPrChange>
      </w:pPr>
      <w:del w:id="297" w:author="Juli" w:date="2024-12-04T15:48:00Z">
        <w:r w:rsidRPr="00284A7A" w:rsidDel="00EA01C1">
          <w:rPr>
            <w:noProof/>
            <w:rPrChange w:id="298" w:author="Juli" w:date="2024-12-04T14:30:00Z">
              <w:rPr>
                <w:noProof/>
              </w:rPr>
            </w:rPrChange>
          </w:rPr>
          <w:drawing>
            <wp:inline distT="0" distB="0" distL="0" distR="0">
              <wp:extent cx="4286250" cy="4286250"/>
              <wp:effectExtent l="0" t="0" r="0" b="0"/>
              <wp:docPr id="865" name="Picture 865"/>
              <wp:cNvGraphicFramePr/>
              <a:graphic xmlns:a="http://schemas.openxmlformats.org/drawingml/2006/main">
                <a:graphicData uri="http://schemas.openxmlformats.org/drawingml/2006/picture">
                  <pic:pic xmlns:pic="http://schemas.openxmlformats.org/drawingml/2006/picture">
                    <pic:nvPicPr>
                      <pic:cNvPr id="865" name="Picture 865"/>
                      <pic:cNvPicPr/>
                    </pic:nvPicPr>
                    <pic:blipFill>
                      <a:blip r:embed="rId15"/>
                      <a:stretch>
                        <a:fillRect/>
                      </a:stretch>
                    </pic:blipFill>
                    <pic:spPr>
                      <a:xfrm>
                        <a:off x="0" y="0"/>
                        <a:ext cx="4286250" cy="4286250"/>
                      </a:xfrm>
                      <a:prstGeom prst="rect">
                        <a:avLst/>
                      </a:prstGeom>
                    </pic:spPr>
                  </pic:pic>
                </a:graphicData>
              </a:graphic>
            </wp:inline>
          </w:drawing>
        </w:r>
      </w:del>
      <w:ins w:id="299" w:author="Juli" w:date="2024-12-04T15:48:00Z">
        <w:r w:rsidR="00EA01C1">
          <w:rPr>
            <w:noProof/>
          </w:rPr>
          <w:drawing>
            <wp:inline distT="0" distB="0" distL="0" distR="0">
              <wp:extent cx="5939155" cy="4454525"/>
              <wp:effectExtent l="0" t="0" r="4445"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o Motor.jpg"/>
                      <pic:cNvPicPr/>
                    </pic:nvPicPr>
                    <pic:blipFill>
                      <a:blip r:embed="rId16">
                        <a:extLst>
                          <a:ext uri="{28A0092B-C50C-407E-A947-70E740481C1C}">
                            <a14:useLocalDpi xmlns:a14="http://schemas.microsoft.com/office/drawing/2010/main" val="0"/>
                          </a:ext>
                        </a:extLst>
                      </a:blip>
                      <a:stretch>
                        <a:fillRect/>
                      </a:stretch>
                    </pic:blipFill>
                    <pic:spPr>
                      <a:xfrm>
                        <a:off x="0" y="0"/>
                        <a:ext cx="5939155" cy="4454525"/>
                      </a:xfrm>
                      <a:prstGeom prst="rect">
                        <a:avLst/>
                      </a:prstGeom>
                    </pic:spPr>
                  </pic:pic>
                </a:graphicData>
              </a:graphic>
            </wp:inline>
          </w:drawing>
        </w:r>
      </w:ins>
    </w:p>
    <w:p w:rsidR="008A1F7B" w:rsidRPr="00DC5E29" w:rsidRDefault="0063482E">
      <w:pPr>
        <w:spacing w:after="287" w:line="480" w:lineRule="auto"/>
        <w:ind w:left="2890"/>
        <w:rPr>
          <w:color w:val="FF0000"/>
          <w:rPrChange w:id="300" w:author="Juli" w:date="2024-12-04T14:40:00Z">
            <w:rPr/>
          </w:rPrChange>
        </w:rPr>
        <w:pPrChange w:id="301" w:author="Juli" w:date="2024-12-04T14:30:00Z">
          <w:pPr>
            <w:spacing w:after="287" w:line="265" w:lineRule="auto"/>
            <w:ind w:left="2890"/>
          </w:pPr>
        </w:pPrChange>
      </w:pPr>
      <w:r w:rsidRPr="00DC5E29">
        <w:rPr>
          <w:b/>
          <w:color w:val="FF0000"/>
          <w:sz w:val="24"/>
          <w:rPrChange w:id="302" w:author="Juli" w:date="2024-12-04T14:40:00Z">
            <w:rPr>
              <w:b/>
              <w:sz w:val="24"/>
            </w:rPr>
          </w:rPrChange>
        </w:rPr>
        <w:lastRenderedPageBreak/>
        <w:t>Imagen del servo motor</w:t>
      </w:r>
    </w:p>
    <w:p w:rsidR="008A1F7B" w:rsidRPr="00284A7A" w:rsidDel="00DC5E29" w:rsidRDefault="0063482E">
      <w:pPr>
        <w:spacing w:after="258" w:line="480" w:lineRule="auto"/>
        <w:ind w:left="-5"/>
        <w:rPr>
          <w:del w:id="303" w:author="Juli" w:date="2024-12-04T14:41:00Z"/>
        </w:rPr>
        <w:pPrChange w:id="304" w:author="Juli" w:date="2024-12-04T14:30:00Z">
          <w:pPr>
            <w:spacing w:after="258" w:line="259" w:lineRule="auto"/>
            <w:ind w:left="-5"/>
          </w:pPr>
        </w:pPrChange>
      </w:pPr>
      <w:r w:rsidRPr="00DC5E29">
        <w:rPr>
          <w:b/>
          <w:color w:val="FF0000"/>
          <w:sz w:val="24"/>
          <w:rPrChange w:id="305" w:author="Juli" w:date="2024-12-04T14:40:00Z">
            <w:rPr>
              <w:b/>
              <w:sz w:val="24"/>
            </w:rPr>
          </w:rPrChange>
        </w:rPr>
        <w:t>Cables Jumper (Macho y Hembra)</w:t>
      </w:r>
      <w:r w:rsidRPr="00284A7A">
        <w:rPr>
          <w:b/>
          <w:sz w:val="24"/>
        </w:rPr>
        <w:t xml:space="preserve">: </w:t>
      </w:r>
      <w:ins w:id="306" w:author="Juli" w:date="2024-12-04T14:41:00Z">
        <w:r w:rsidR="00DC5E29">
          <w:rPr>
            <w:sz w:val="24"/>
          </w:rPr>
          <w:t>Estos cables nos p</w:t>
        </w:r>
      </w:ins>
      <w:del w:id="307" w:author="Juli" w:date="2024-12-04T14:41:00Z">
        <w:r w:rsidRPr="00284A7A" w:rsidDel="00DC5E29">
          <w:rPr>
            <w:sz w:val="24"/>
          </w:rPr>
          <w:delText>P</w:delText>
        </w:r>
      </w:del>
      <w:r w:rsidRPr="00284A7A">
        <w:rPr>
          <w:sz w:val="24"/>
        </w:rPr>
        <w:t>ermiten la conexión o comunicación entre diferentes</w:t>
      </w:r>
      <w:ins w:id="308" w:author="Juli" w:date="2024-12-04T14:41:00Z">
        <w:r w:rsidR="00DC5E29">
          <w:rPr>
            <w:sz w:val="24"/>
          </w:rPr>
          <w:t xml:space="preserve"> </w:t>
        </w:r>
      </w:ins>
    </w:p>
    <w:p w:rsidR="00DC5E29" w:rsidRDefault="0063482E">
      <w:pPr>
        <w:spacing w:after="258" w:line="480" w:lineRule="auto"/>
        <w:ind w:left="-5"/>
        <w:rPr>
          <w:ins w:id="309" w:author="Juli" w:date="2024-12-04T14:41:00Z"/>
          <w:sz w:val="24"/>
        </w:rPr>
        <w:pPrChange w:id="310" w:author="Juli" w:date="2024-12-04T14:41:00Z">
          <w:pPr>
            <w:spacing w:after="855" w:line="479" w:lineRule="auto"/>
            <w:ind w:left="-5"/>
          </w:pPr>
        </w:pPrChange>
      </w:pPr>
      <w:r w:rsidRPr="00284A7A">
        <w:rPr>
          <w:sz w:val="24"/>
        </w:rPr>
        <w:t>dispositivos</w:t>
      </w:r>
      <w:ins w:id="311" w:author="Juli" w:date="2024-12-04T14:41:00Z">
        <w:r w:rsidR="00DC5E29">
          <w:rPr>
            <w:sz w:val="24"/>
          </w:rPr>
          <w:t>:</w:t>
        </w:r>
      </w:ins>
    </w:p>
    <w:p w:rsidR="008A1F7B" w:rsidRPr="00284A7A" w:rsidRDefault="0063482E">
      <w:pPr>
        <w:spacing w:after="258" w:line="480" w:lineRule="auto"/>
        <w:ind w:left="-5"/>
        <w:pPrChange w:id="312" w:author="Juli" w:date="2024-12-04T14:41:00Z">
          <w:pPr>
            <w:spacing w:after="855" w:line="479" w:lineRule="auto"/>
            <w:ind w:left="-5"/>
          </w:pPr>
        </w:pPrChange>
      </w:pPr>
      <w:r w:rsidRPr="00284A7A">
        <w:rPr>
          <w:sz w:val="24"/>
        </w:rPr>
        <w:t xml:space="preserve"> </w:t>
      </w:r>
      <w:r w:rsidRPr="00284A7A">
        <w:rPr>
          <w:rPrChange w:id="313" w:author="Juli" w:date="2024-12-04T14:30:00Z">
            <w:rPr/>
          </w:rPrChange>
        </w:rPr>
        <w:fldChar w:fldCharType="begin"/>
      </w:r>
      <w:r w:rsidRPr="00284A7A">
        <w:instrText xml:space="preserve"> HYPERLINK "https://www.codigoiot.com/base-de-conocimiento/cables-jumper-macho-hembra/" \l ":~:text=Un%20jumper%20o%20saltador%20es,opuesto%20al%20sensor%20(normalmente)" \h </w:instrText>
      </w:r>
      <w:r w:rsidRPr="00284A7A">
        <w:rPr>
          <w:rPrChange w:id="314" w:author="Juli" w:date="2024-12-04T14:30:00Z">
            <w:rPr>
              <w:color w:val="1155CC"/>
              <w:sz w:val="24"/>
              <w:u w:val="single" w:color="1155CC"/>
            </w:rPr>
          </w:rPrChange>
        </w:rPr>
        <w:fldChar w:fldCharType="separate"/>
      </w:r>
      <w:r w:rsidRPr="00284A7A">
        <w:rPr>
          <w:color w:val="1155CC"/>
          <w:sz w:val="24"/>
          <w:u w:val="single" w:color="1155CC"/>
        </w:rPr>
        <w:t xml:space="preserve">https://www.codigoiot.com/base-de-conocimiento/cables-jumper-macho-hembra/#:~:text=Un%2 </w:t>
      </w:r>
      <w:r w:rsidRPr="00284A7A">
        <w:rPr>
          <w:color w:val="1155CC"/>
          <w:sz w:val="24"/>
          <w:u w:val="single" w:color="1155CC"/>
          <w:rPrChange w:id="315" w:author="Juli" w:date="2024-12-04T14:30:00Z">
            <w:rPr>
              <w:color w:val="1155CC"/>
              <w:sz w:val="24"/>
              <w:u w:val="single" w:color="1155CC"/>
            </w:rPr>
          </w:rPrChange>
        </w:rPr>
        <w:fldChar w:fldCharType="end"/>
      </w:r>
      <w:r w:rsidRPr="00284A7A">
        <w:rPr>
          <w:rPrChange w:id="316" w:author="Juli" w:date="2024-12-04T14:30:00Z">
            <w:rPr/>
          </w:rPrChange>
        </w:rPr>
        <w:fldChar w:fldCharType="begin"/>
      </w:r>
      <w:r w:rsidRPr="00284A7A">
        <w:instrText xml:space="preserve"> HYPERLINK "https://www.codigoiot.com/base-de-conocimiento/cables-jumper-macho-hembra/" \l ":~:text=Un%20jumper%20o%20saltador%20es,opuesto%20al%20sensor%20(normalmente)" \h </w:instrText>
      </w:r>
      <w:r w:rsidRPr="00284A7A">
        <w:rPr>
          <w:rPrChange w:id="317" w:author="Juli" w:date="2024-12-04T14:30:00Z">
            <w:rPr>
              <w:color w:val="1155CC"/>
              <w:sz w:val="24"/>
              <w:u w:val="single" w:color="1155CC"/>
            </w:rPr>
          </w:rPrChange>
        </w:rPr>
        <w:fldChar w:fldCharType="separate"/>
      </w:r>
      <w:r w:rsidRPr="00284A7A">
        <w:rPr>
          <w:color w:val="1155CC"/>
          <w:sz w:val="24"/>
          <w:u w:val="single" w:color="1155CC"/>
        </w:rPr>
        <w:t>0jumper%20o%20saltador%20es,opuesto%20al%20sensor%20(normalmente)</w:t>
      </w:r>
      <w:r w:rsidRPr="00284A7A">
        <w:rPr>
          <w:color w:val="1155CC"/>
          <w:sz w:val="24"/>
          <w:u w:val="single" w:color="1155CC"/>
          <w:rPrChange w:id="318" w:author="Juli" w:date="2024-12-04T14:30:00Z">
            <w:rPr>
              <w:color w:val="1155CC"/>
              <w:sz w:val="24"/>
              <w:u w:val="single" w:color="1155CC"/>
            </w:rPr>
          </w:rPrChange>
        </w:rPr>
        <w:fldChar w:fldCharType="end"/>
      </w:r>
      <w:r w:rsidRPr="00284A7A">
        <w:rPr>
          <w:sz w:val="24"/>
        </w:rPr>
        <w:t>.</w:t>
      </w:r>
    </w:p>
    <w:p w:rsidR="008A1F7B" w:rsidRPr="00284A7A" w:rsidRDefault="0063482E">
      <w:pPr>
        <w:spacing w:after="941" w:line="480" w:lineRule="auto"/>
        <w:ind w:left="30" w:firstLine="0"/>
        <w:pPrChange w:id="319" w:author="Juli" w:date="2024-12-04T14:30:00Z">
          <w:pPr>
            <w:spacing w:after="941" w:line="259" w:lineRule="auto"/>
            <w:ind w:left="30" w:firstLine="0"/>
          </w:pPr>
        </w:pPrChange>
      </w:pPr>
      <w:del w:id="320" w:author="Juli" w:date="2024-12-04T15:49:00Z">
        <w:r w:rsidRPr="00284A7A" w:rsidDel="00EA01C1">
          <w:rPr>
            <w:noProof/>
            <w:rPrChange w:id="321" w:author="Juli" w:date="2024-12-04T14:30:00Z">
              <w:rPr>
                <w:noProof/>
              </w:rPr>
            </w:rPrChange>
          </w:rPr>
          <w:drawing>
            <wp:inline distT="0" distB="0" distL="0" distR="0">
              <wp:extent cx="2143125" cy="2143125"/>
              <wp:effectExtent l="0" t="0" r="0" b="0"/>
              <wp:docPr id="963" name="Picture 963"/>
              <wp:cNvGraphicFramePr/>
              <a:graphic xmlns:a="http://schemas.openxmlformats.org/drawingml/2006/main">
                <a:graphicData uri="http://schemas.openxmlformats.org/drawingml/2006/picture">
                  <pic:pic xmlns:pic="http://schemas.openxmlformats.org/drawingml/2006/picture">
                    <pic:nvPicPr>
                      <pic:cNvPr id="963" name="Picture 963"/>
                      <pic:cNvPicPr/>
                    </pic:nvPicPr>
                    <pic:blipFill>
                      <a:blip r:embed="rId17"/>
                      <a:stretch>
                        <a:fillRect/>
                      </a:stretch>
                    </pic:blipFill>
                    <pic:spPr>
                      <a:xfrm>
                        <a:off x="0" y="0"/>
                        <a:ext cx="2143125" cy="2143125"/>
                      </a:xfrm>
                      <a:prstGeom prst="rect">
                        <a:avLst/>
                      </a:prstGeom>
                    </pic:spPr>
                  </pic:pic>
                </a:graphicData>
              </a:graphic>
            </wp:inline>
          </w:drawing>
        </w:r>
      </w:del>
      <w:ins w:id="322" w:author="Juli" w:date="2024-12-04T15:51:00Z">
        <w:r w:rsidR="00EA01C1">
          <w:rPr>
            <w:noProof/>
          </w:rPr>
          <w:drawing>
            <wp:inline distT="0" distB="0" distL="0" distR="0">
              <wp:extent cx="2047875" cy="20478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25-300x300.webp"/>
                      <pic:cNvPicPr/>
                    </pic:nvPicPr>
                    <pic:blipFill>
                      <a:blip r:embed="rId18">
                        <a:extLst>
                          <a:ext uri="{28A0092B-C50C-407E-A947-70E740481C1C}">
                            <a14:useLocalDpi xmlns:a14="http://schemas.microsoft.com/office/drawing/2010/main" val="0"/>
                          </a:ext>
                        </a:extLst>
                      </a:blip>
                      <a:stretch>
                        <a:fillRect/>
                      </a:stretch>
                    </pic:blipFill>
                    <pic:spPr>
                      <a:xfrm>
                        <a:off x="0" y="0"/>
                        <a:ext cx="2047875" cy="2047875"/>
                      </a:xfrm>
                      <a:prstGeom prst="rect">
                        <a:avLst/>
                      </a:prstGeom>
                    </pic:spPr>
                  </pic:pic>
                </a:graphicData>
              </a:graphic>
            </wp:inline>
          </w:drawing>
        </w:r>
      </w:ins>
    </w:p>
    <w:p w:rsidR="008A1F7B" w:rsidRPr="00DC5E29" w:rsidRDefault="0063482E">
      <w:pPr>
        <w:spacing w:after="1358" w:line="480" w:lineRule="auto"/>
        <w:rPr>
          <w:color w:val="FF0000"/>
          <w:rPrChange w:id="323" w:author="Juli" w:date="2024-12-04T14:41:00Z">
            <w:rPr/>
          </w:rPrChange>
        </w:rPr>
        <w:pPrChange w:id="324" w:author="Juli" w:date="2024-12-04T14:30:00Z">
          <w:pPr>
            <w:spacing w:after="1358" w:line="265" w:lineRule="auto"/>
          </w:pPr>
        </w:pPrChange>
      </w:pPr>
      <w:r w:rsidRPr="00DC5E29">
        <w:rPr>
          <w:b/>
          <w:color w:val="FF0000"/>
          <w:sz w:val="24"/>
          <w:rPrChange w:id="325" w:author="Juli" w:date="2024-12-04T14:41:00Z">
            <w:rPr>
              <w:b/>
              <w:sz w:val="24"/>
            </w:rPr>
          </w:rPrChange>
        </w:rPr>
        <w:t>Imagen de un cable jumper (Macho y Hembra)</w:t>
      </w:r>
    </w:p>
    <w:p w:rsidR="008A1F7B" w:rsidRPr="00DC5E29" w:rsidRDefault="0063482E">
      <w:pPr>
        <w:spacing w:after="0" w:line="480" w:lineRule="auto"/>
        <w:ind w:left="0" w:right="207" w:firstLine="0"/>
        <w:rPr>
          <w:sz w:val="24"/>
          <w:szCs w:val="24"/>
          <w:rPrChange w:id="326" w:author="Juli" w:date="2024-12-04T14:41:00Z">
            <w:rPr/>
          </w:rPrChange>
        </w:rPr>
        <w:pPrChange w:id="327" w:author="Juli" w:date="2024-12-04T14:30:00Z">
          <w:pPr>
            <w:spacing w:after="0" w:line="505" w:lineRule="auto"/>
            <w:ind w:left="0" w:right="207" w:firstLine="0"/>
          </w:pPr>
        </w:pPrChange>
      </w:pPr>
      <w:del w:id="328" w:author="Juli" w:date="2024-12-04T14:41:00Z">
        <w:r w:rsidRPr="00DC5E29" w:rsidDel="00DC5E29">
          <w:rPr>
            <w:rFonts w:eastAsia="Arial"/>
            <w:sz w:val="24"/>
            <w:szCs w:val="24"/>
            <w:rPrChange w:id="329" w:author="Juli" w:date="2024-12-04T14:41:00Z">
              <w:rPr>
                <w:rFonts w:ascii="Arial" w:eastAsia="Arial" w:hAnsi="Arial" w:cs="Arial"/>
              </w:rPr>
            </w:rPrChange>
          </w:rPr>
          <w:delText xml:space="preserve">En esta ocasión </w:delText>
        </w:r>
      </w:del>
      <w:ins w:id="330" w:author="Juli" w:date="2024-12-04T14:41:00Z">
        <w:r w:rsidR="00DC5E29">
          <w:rPr>
            <w:rFonts w:eastAsia="Arial"/>
            <w:sz w:val="24"/>
            <w:szCs w:val="24"/>
          </w:rPr>
          <w:t>E</w:t>
        </w:r>
      </w:ins>
      <w:del w:id="331" w:author="Juli" w:date="2024-12-04T14:41:00Z">
        <w:r w:rsidRPr="00DC5E29" w:rsidDel="00DC5E29">
          <w:rPr>
            <w:rFonts w:eastAsia="Arial"/>
            <w:sz w:val="24"/>
            <w:szCs w:val="24"/>
            <w:rPrChange w:id="332" w:author="Juli" w:date="2024-12-04T14:41:00Z">
              <w:rPr>
                <w:rFonts w:ascii="Arial" w:eastAsia="Arial" w:hAnsi="Arial" w:cs="Arial"/>
              </w:rPr>
            </w:rPrChange>
          </w:rPr>
          <w:delText>e</w:delText>
        </w:r>
      </w:del>
      <w:r w:rsidRPr="00DC5E29">
        <w:rPr>
          <w:rFonts w:eastAsia="Arial"/>
          <w:sz w:val="24"/>
          <w:szCs w:val="24"/>
          <w:rPrChange w:id="333" w:author="Juli" w:date="2024-12-04T14:41:00Z">
            <w:rPr>
              <w:rFonts w:ascii="Arial" w:eastAsia="Arial" w:hAnsi="Arial" w:cs="Arial"/>
            </w:rPr>
          </w:rPrChange>
        </w:rPr>
        <w:t xml:space="preserve">mpecé a buscar sobre el código, use fuentes como Google, </w:t>
      </w:r>
      <w:proofErr w:type="spellStart"/>
      <w:r w:rsidRPr="00DC5E29">
        <w:rPr>
          <w:rFonts w:eastAsia="Arial"/>
          <w:sz w:val="24"/>
          <w:szCs w:val="24"/>
          <w:rPrChange w:id="334" w:author="Juli" w:date="2024-12-04T14:41:00Z">
            <w:rPr>
              <w:rFonts w:ascii="Arial" w:eastAsia="Arial" w:hAnsi="Arial" w:cs="Arial"/>
            </w:rPr>
          </w:rPrChange>
        </w:rPr>
        <w:t>Youtube</w:t>
      </w:r>
      <w:proofErr w:type="spellEnd"/>
      <w:r w:rsidRPr="00DC5E29">
        <w:rPr>
          <w:rFonts w:eastAsia="Arial"/>
          <w:sz w:val="24"/>
          <w:szCs w:val="24"/>
          <w:rPrChange w:id="335" w:author="Juli" w:date="2024-12-04T14:41:00Z">
            <w:rPr>
              <w:rFonts w:ascii="Arial" w:eastAsia="Arial" w:hAnsi="Arial" w:cs="Arial"/>
            </w:rPr>
          </w:rPrChange>
        </w:rPr>
        <w:t>,</w:t>
      </w:r>
      <w:del w:id="336" w:author="Juli" w:date="2024-12-04T14:42:00Z">
        <w:r w:rsidRPr="00DC5E29" w:rsidDel="00DC5E29">
          <w:rPr>
            <w:rFonts w:eastAsia="Arial"/>
            <w:sz w:val="24"/>
            <w:szCs w:val="24"/>
            <w:rPrChange w:id="337" w:author="Juli" w:date="2024-12-04T14:41:00Z">
              <w:rPr>
                <w:rFonts w:ascii="Arial" w:eastAsia="Arial" w:hAnsi="Arial" w:cs="Arial"/>
              </w:rPr>
            </w:rPrChange>
          </w:rPr>
          <w:delText xml:space="preserve"> bueno en Youtube solo fueron los cursos que adjunte anteriormente</w:delText>
        </w:r>
      </w:del>
      <w:r w:rsidRPr="00DC5E29">
        <w:rPr>
          <w:rFonts w:eastAsia="Arial"/>
          <w:sz w:val="24"/>
          <w:szCs w:val="24"/>
          <w:rPrChange w:id="338" w:author="Juli" w:date="2024-12-04T14:41:00Z">
            <w:rPr>
              <w:rFonts w:ascii="Arial" w:eastAsia="Arial" w:hAnsi="Arial" w:cs="Arial"/>
            </w:rPr>
          </w:rPrChange>
        </w:rPr>
        <w:t xml:space="preserve">, en Google visite paginas para saber </w:t>
      </w:r>
      <w:del w:id="339" w:author="Juli" w:date="2024-12-04T14:42:00Z">
        <w:r w:rsidRPr="00DC5E29" w:rsidDel="00DC5E29">
          <w:rPr>
            <w:rFonts w:eastAsia="Arial"/>
            <w:sz w:val="24"/>
            <w:szCs w:val="24"/>
            <w:rPrChange w:id="340" w:author="Juli" w:date="2024-12-04T14:41:00Z">
              <w:rPr>
                <w:rFonts w:ascii="Arial" w:eastAsia="Arial" w:hAnsi="Arial" w:cs="Arial"/>
              </w:rPr>
            </w:rPrChange>
          </w:rPr>
          <w:delText xml:space="preserve">de </w:delText>
        </w:r>
      </w:del>
      <w:r w:rsidRPr="00DC5E29">
        <w:rPr>
          <w:rFonts w:eastAsia="Arial"/>
          <w:sz w:val="24"/>
          <w:szCs w:val="24"/>
          <w:rPrChange w:id="341" w:author="Juli" w:date="2024-12-04T14:41:00Z">
            <w:rPr>
              <w:rFonts w:ascii="Arial" w:eastAsia="Arial" w:hAnsi="Arial" w:cs="Arial"/>
            </w:rPr>
          </w:rPrChange>
        </w:rPr>
        <w:t xml:space="preserve">que era fundamental para armar el radar. una de esas </w:t>
      </w:r>
      <w:del w:id="342" w:author="Juli" w:date="2024-12-04T14:42:00Z">
        <w:r w:rsidRPr="00DC5E29" w:rsidDel="00DC5E29">
          <w:rPr>
            <w:rFonts w:eastAsia="Arial"/>
            <w:sz w:val="24"/>
            <w:szCs w:val="24"/>
            <w:rPrChange w:id="343" w:author="Juli" w:date="2024-12-04T14:41:00Z">
              <w:rPr>
                <w:rFonts w:ascii="Arial" w:eastAsia="Arial" w:hAnsi="Arial" w:cs="Arial"/>
              </w:rPr>
            </w:rPrChange>
          </w:rPr>
          <w:delText>es</w:delText>
        </w:r>
      </w:del>
      <w:ins w:id="344" w:author="Juli" w:date="2024-12-04T14:42:00Z">
        <w:r w:rsidR="00DC5E29">
          <w:rPr>
            <w:rFonts w:eastAsia="Arial"/>
            <w:sz w:val="24"/>
            <w:szCs w:val="24"/>
          </w:rPr>
          <w:t>fue</w:t>
        </w:r>
      </w:ins>
      <w:r w:rsidRPr="00DC5E29">
        <w:rPr>
          <w:rFonts w:eastAsia="Arial"/>
          <w:sz w:val="24"/>
          <w:szCs w:val="24"/>
          <w:rPrChange w:id="345" w:author="Juli" w:date="2024-12-04T14:41:00Z">
            <w:rPr>
              <w:rFonts w:ascii="Arial" w:eastAsia="Arial" w:hAnsi="Arial" w:cs="Arial"/>
            </w:rPr>
          </w:rPrChange>
        </w:rPr>
        <w:t>:</w:t>
      </w:r>
    </w:p>
    <w:p w:rsidR="008A1F7B" w:rsidRPr="00DC5E29" w:rsidRDefault="0063482E">
      <w:pPr>
        <w:spacing w:after="765" w:line="480" w:lineRule="auto"/>
        <w:ind w:left="0" w:firstLine="0"/>
        <w:rPr>
          <w:sz w:val="24"/>
          <w:szCs w:val="24"/>
          <w:rPrChange w:id="346" w:author="Juli" w:date="2024-12-04T14:41:00Z">
            <w:rPr/>
          </w:rPrChange>
        </w:rPr>
        <w:pPrChange w:id="347" w:author="Juli" w:date="2024-12-04T14:30:00Z">
          <w:pPr>
            <w:spacing w:after="765" w:line="259" w:lineRule="auto"/>
            <w:ind w:left="0" w:firstLine="0"/>
          </w:pPr>
        </w:pPrChange>
      </w:pPr>
      <w:r w:rsidRPr="00DC5E29">
        <w:rPr>
          <w:sz w:val="24"/>
          <w:szCs w:val="24"/>
          <w:rPrChange w:id="348" w:author="Juli" w:date="2024-12-04T14:41:00Z">
            <w:rPr/>
          </w:rPrChange>
        </w:rPr>
        <w:fldChar w:fldCharType="begin"/>
      </w:r>
      <w:r w:rsidRPr="00DC5E29">
        <w:rPr>
          <w:sz w:val="24"/>
          <w:szCs w:val="24"/>
          <w:rPrChange w:id="349" w:author="Juli" w:date="2024-12-04T14:41:00Z">
            <w:rPr/>
          </w:rPrChange>
        </w:rPr>
        <w:instrText xml:space="preserve"> HYPERLINK "https://www.instructables.com/Radar-Sencillo-Con-Processing-Y-Arduino/" \h </w:instrText>
      </w:r>
      <w:r w:rsidRPr="00DC5E29">
        <w:rPr>
          <w:sz w:val="24"/>
          <w:szCs w:val="24"/>
          <w:rPrChange w:id="350" w:author="Juli" w:date="2024-12-04T14:41:00Z">
            <w:rPr>
              <w:rFonts w:ascii="Arial" w:eastAsia="Arial" w:hAnsi="Arial" w:cs="Arial"/>
              <w:color w:val="1155CC"/>
              <w:u w:val="single" w:color="1155CC"/>
            </w:rPr>
          </w:rPrChange>
        </w:rPr>
        <w:fldChar w:fldCharType="separate"/>
      </w:r>
      <w:r w:rsidRPr="00DC5E29">
        <w:rPr>
          <w:rFonts w:eastAsia="Arial"/>
          <w:color w:val="1155CC"/>
          <w:sz w:val="24"/>
          <w:szCs w:val="24"/>
          <w:u w:val="single" w:color="1155CC"/>
          <w:rPrChange w:id="351" w:author="Juli" w:date="2024-12-04T14:41:00Z">
            <w:rPr>
              <w:rFonts w:ascii="Arial" w:eastAsia="Arial" w:hAnsi="Arial" w:cs="Arial"/>
              <w:color w:val="1155CC"/>
              <w:u w:val="single" w:color="1155CC"/>
            </w:rPr>
          </w:rPrChange>
        </w:rPr>
        <w:t>https://www.instructables.com/Radar-Sencillo-Con-Processing-Y-Arduino/</w:t>
      </w:r>
      <w:r w:rsidRPr="00DC5E29">
        <w:rPr>
          <w:rFonts w:eastAsia="Arial"/>
          <w:color w:val="1155CC"/>
          <w:sz w:val="24"/>
          <w:szCs w:val="24"/>
          <w:u w:val="single" w:color="1155CC"/>
          <w:rPrChange w:id="352" w:author="Juli" w:date="2024-12-04T14:41:00Z">
            <w:rPr>
              <w:rFonts w:ascii="Arial" w:eastAsia="Arial" w:hAnsi="Arial" w:cs="Arial"/>
              <w:color w:val="1155CC"/>
              <w:u w:val="single" w:color="1155CC"/>
            </w:rPr>
          </w:rPrChange>
        </w:rPr>
        <w:fldChar w:fldCharType="end"/>
      </w:r>
    </w:p>
    <w:p w:rsidR="008A1F7B" w:rsidRPr="00DC5E29" w:rsidRDefault="00DC5E29">
      <w:pPr>
        <w:spacing w:line="480" w:lineRule="auto"/>
        <w:ind w:left="-5" w:right="13"/>
        <w:rPr>
          <w:sz w:val="24"/>
          <w:szCs w:val="24"/>
          <w:rPrChange w:id="353" w:author="Juli" w:date="2024-12-04T14:41:00Z">
            <w:rPr/>
          </w:rPrChange>
        </w:rPr>
        <w:pPrChange w:id="354" w:author="Juli" w:date="2024-12-04T14:30:00Z">
          <w:pPr>
            <w:spacing w:line="259" w:lineRule="auto"/>
            <w:ind w:left="-5" w:right="13"/>
          </w:pPr>
        </w:pPrChange>
      </w:pPr>
      <w:ins w:id="355" w:author="Juli" w:date="2024-12-04T14:42:00Z">
        <w:r>
          <w:rPr>
            <w:sz w:val="24"/>
            <w:szCs w:val="24"/>
          </w:rPr>
          <w:lastRenderedPageBreak/>
          <w:t xml:space="preserve"> gracias a esta página</w:t>
        </w:r>
      </w:ins>
      <w:del w:id="356" w:author="Juli" w:date="2024-12-04T14:42:00Z">
        <w:r w:rsidR="0063482E" w:rsidRPr="00DC5E29" w:rsidDel="00DC5E29">
          <w:rPr>
            <w:sz w:val="24"/>
            <w:szCs w:val="24"/>
            <w:rPrChange w:id="357" w:author="Juli" w:date="2024-12-04T14:41:00Z">
              <w:rPr/>
            </w:rPrChange>
          </w:rPr>
          <w:delText xml:space="preserve">que de esta </w:delText>
        </w:r>
      </w:del>
      <w:ins w:id="358" w:author="Juli" w:date="2024-12-04T14:42:00Z">
        <w:r>
          <w:rPr>
            <w:sz w:val="24"/>
            <w:szCs w:val="24"/>
          </w:rPr>
          <w:t xml:space="preserve"> </w:t>
        </w:r>
      </w:ins>
      <w:del w:id="359" w:author="Juli" w:date="2024-12-04T14:42:00Z">
        <w:r w:rsidR="0063482E" w:rsidRPr="00DC5E29" w:rsidDel="00DC5E29">
          <w:rPr>
            <w:sz w:val="24"/>
            <w:szCs w:val="24"/>
            <w:rPrChange w:id="360" w:author="Juli" w:date="2024-12-04T14:41:00Z">
              <w:rPr/>
            </w:rPrChange>
          </w:rPr>
          <w:delText xml:space="preserve">página </w:delText>
        </w:r>
      </w:del>
      <w:r w:rsidR="0063482E" w:rsidRPr="00DC5E29">
        <w:rPr>
          <w:sz w:val="24"/>
          <w:szCs w:val="24"/>
          <w:rPrChange w:id="361" w:author="Juli" w:date="2024-12-04T14:41:00Z">
            <w:rPr/>
          </w:rPrChange>
        </w:rPr>
        <w:t>me quede con el siguiente código:</w:t>
      </w:r>
    </w:p>
    <w:p w:rsidR="008A1F7B" w:rsidRPr="00284A7A" w:rsidRDefault="0063482E">
      <w:pPr>
        <w:spacing w:after="352" w:line="480" w:lineRule="auto"/>
        <w:ind w:left="30" w:firstLine="0"/>
        <w:pPrChange w:id="362" w:author="Juli" w:date="2024-12-04T14:30:00Z">
          <w:pPr>
            <w:spacing w:after="352" w:line="259" w:lineRule="auto"/>
            <w:ind w:left="30" w:firstLine="0"/>
          </w:pPr>
        </w:pPrChange>
      </w:pPr>
      <w:r w:rsidRPr="00284A7A">
        <w:rPr>
          <w:noProof/>
          <w:rPrChange w:id="363" w:author="Juli" w:date="2024-12-04T14:30:00Z">
            <w:rPr>
              <w:noProof/>
            </w:rPr>
          </w:rPrChange>
        </w:rPr>
        <w:drawing>
          <wp:inline distT="0" distB="0" distL="0" distR="0">
            <wp:extent cx="3952875" cy="495300"/>
            <wp:effectExtent l="0" t="0" r="0" b="0"/>
            <wp:docPr id="1172" name="Picture 1172"/>
            <wp:cNvGraphicFramePr/>
            <a:graphic xmlns:a="http://schemas.openxmlformats.org/drawingml/2006/main">
              <a:graphicData uri="http://schemas.openxmlformats.org/drawingml/2006/picture">
                <pic:pic xmlns:pic="http://schemas.openxmlformats.org/drawingml/2006/picture">
                  <pic:nvPicPr>
                    <pic:cNvPr id="1172" name="Picture 1172"/>
                    <pic:cNvPicPr/>
                  </pic:nvPicPr>
                  <pic:blipFill>
                    <a:blip r:embed="rId19"/>
                    <a:stretch>
                      <a:fillRect/>
                    </a:stretch>
                  </pic:blipFill>
                  <pic:spPr>
                    <a:xfrm>
                      <a:off x="0" y="0"/>
                      <a:ext cx="3952875" cy="495300"/>
                    </a:xfrm>
                    <a:prstGeom prst="rect">
                      <a:avLst/>
                    </a:prstGeom>
                  </pic:spPr>
                </pic:pic>
              </a:graphicData>
            </a:graphic>
          </wp:inline>
        </w:drawing>
      </w:r>
    </w:p>
    <w:p w:rsidR="008A1F7B" w:rsidRPr="00284A7A" w:rsidRDefault="0063482E">
      <w:pPr>
        <w:spacing w:after="511" w:line="480" w:lineRule="auto"/>
        <w:ind w:left="-5" w:right="13"/>
        <w:pPrChange w:id="364" w:author="Juli" w:date="2024-12-04T14:30:00Z">
          <w:pPr>
            <w:spacing w:after="511"/>
            <w:ind w:left="-5" w:right="13"/>
          </w:pPr>
        </w:pPrChange>
      </w:pPr>
      <w:r w:rsidRPr="00284A7A">
        <w:t>Est</w:t>
      </w:r>
      <w:ins w:id="365" w:author="Juli" w:date="2024-12-04T14:43:00Z">
        <w:r w:rsidR="00DC5E29">
          <w:t>a parte del</w:t>
        </w:r>
      </w:ins>
      <w:del w:id="366" w:author="Juli" w:date="2024-12-04T14:43:00Z">
        <w:r w:rsidRPr="00284A7A" w:rsidDel="00DC5E29">
          <w:delText>e</w:delText>
        </w:r>
      </w:del>
      <w:r w:rsidRPr="00284A7A">
        <w:t xml:space="preserve"> código o al menos escribir esto</w:t>
      </w:r>
      <w:ins w:id="367" w:author="Juli" w:date="2024-12-04T14:43:00Z">
        <w:r w:rsidR="00DC5E29">
          <w:t xml:space="preserve"> </w:t>
        </w:r>
      </w:ins>
      <w:del w:id="368" w:author="Juli" w:date="2024-12-04T14:43:00Z">
        <w:r w:rsidRPr="00284A7A" w:rsidDel="00DC5E29">
          <w:delText xml:space="preserve"> </w:delText>
        </w:r>
      </w:del>
      <w:r w:rsidRPr="00284A7A">
        <w:t xml:space="preserve">es fundamental para que el </w:t>
      </w:r>
      <w:proofErr w:type="spellStart"/>
      <w:r w:rsidRPr="00284A7A">
        <w:t>Arduino</w:t>
      </w:r>
      <w:proofErr w:type="spellEnd"/>
      <w:r w:rsidRPr="00284A7A">
        <w:t xml:space="preserve"> pueda leer el sensor ultrasónico: La primera línea lee el tiempo en que la señal se envía y regresa, la segunda calcula en centímetros la distancia (básicamente el tiempo multiplicado por la velocidad del sonido y luego dividido entre 2).</w:t>
      </w:r>
    </w:p>
    <w:p w:rsidR="008A1F7B" w:rsidRPr="00284A7A" w:rsidRDefault="0063482E">
      <w:pPr>
        <w:spacing w:after="264" w:line="480" w:lineRule="auto"/>
        <w:ind w:left="-5" w:right="13"/>
        <w:pPrChange w:id="369" w:author="Juli" w:date="2024-12-04T14:30:00Z">
          <w:pPr>
            <w:spacing w:after="264" w:line="259" w:lineRule="auto"/>
            <w:ind w:left="-5" w:right="13"/>
          </w:pPr>
        </w:pPrChange>
      </w:pPr>
      <w:r w:rsidRPr="00284A7A">
        <w:t xml:space="preserve">Esto es por una parte, aunque </w:t>
      </w:r>
      <w:del w:id="370" w:author="Juli" w:date="2024-12-04T14:44:00Z">
        <w:r w:rsidRPr="00284A7A" w:rsidDel="00DC5E29">
          <w:delText>lo que no sé es</w:delText>
        </w:r>
      </w:del>
      <w:ins w:id="371" w:author="Juli" w:date="2024-12-04T14:44:00Z">
        <w:r w:rsidR="00DC5E29">
          <w:t>me falta averiguar</w:t>
        </w:r>
      </w:ins>
      <w:r w:rsidRPr="00284A7A">
        <w:t xml:space="preserve"> </w:t>
      </w:r>
      <w:ins w:id="372" w:author="Juli" w:date="2024-12-04T14:44:00Z">
        <w:r w:rsidR="00DC5E29">
          <w:t xml:space="preserve">cómo podemos </w:t>
        </w:r>
      </w:ins>
      <w:del w:id="373" w:author="Juli" w:date="2024-12-04T14:44:00Z">
        <w:r w:rsidRPr="00284A7A" w:rsidDel="00DC5E29">
          <w:delText xml:space="preserve">cómo </w:delText>
        </w:r>
      </w:del>
      <w:r w:rsidRPr="00284A7A">
        <w:t>hacer que el radar gire 180°.</w:t>
      </w:r>
    </w:p>
    <w:p w:rsidR="008A1F7B" w:rsidRPr="00284A7A" w:rsidRDefault="0063482E">
      <w:pPr>
        <w:spacing w:line="480" w:lineRule="auto"/>
        <w:ind w:left="-5" w:right="13"/>
        <w:pPrChange w:id="374" w:author="Juli" w:date="2024-12-04T14:30:00Z">
          <w:pPr>
            <w:spacing w:line="259" w:lineRule="auto"/>
            <w:ind w:left="-5" w:right="13"/>
          </w:pPr>
        </w:pPrChange>
      </w:pPr>
      <w:del w:id="375" w:author="Juli" w:date="2024-12-04T14:44:00Z">
        <w:r w:rsidRPr="00284A7A" w:rsidDel="00DC5E29">
          <w:delText>Como referencia</w:delText>
        </w:r>
      </w:del>
      <w:ins w:id="376" w:author="Juli" w:date="2024-12-04T14:44:00Z">
        <w:r w:rsidR="00DC5E29">
          <w:t>Utilice de referencia</w:t>
        </w:r>
      </w:ins>
      <w:r w:rsidRPr="00284A7A">
        <w:t xml:space="preserve"> o para hacerme una idea, esta este código:</w:t>
      </w:r>
    </w:p>
    <w:p w:rsidR="008A1F7B" w:rsidRPr="00284A7A" w:rsidRDefault="0063482E">
      <w:pPr>
        <w:spacing w:after="353" w:line="480" w:lineRule="auto"/>
        <w:ind w:left="30" w:firstLine="0"/>
        <w:pPrChange w:id="377" w:author="Juli" w:date="2024-12-04T14:30:00Z">
          <w:pPr>
            <w:spacing w:after="353" w:line="259" w:lineRule="auto"/>
            <w:ind w:left="30" w:firstLine="0"/>
          </w:pPr>
        </w:pPrChange>
      </w:pPr>
      <w:r w:rsidRPr="00284A7A">
        <w:rPr>
          <w:noProof/>
          <w:rPrChange w:id="378" w:author="Juli" w:date="2024-12-04T14:30:00Z">
            <w:rPr>
              <w:noProof/>
            </w:rPr>
          </w:rPrChange>
        </w:rPr>
        <w:drawing>
          <wp:inline distT="0" distB="0" distL="0" distR="0">
            <wp:extent cx="5895975" cy="723900"/>
            <wp:effectExtent l="0" t="0" r="0" b="0"/>
            <wp:docPr id="1174" name="Picture 1174"/>
            <wp:cNvGraphicFramePr/>
            <a:graphic xmlns:a="http://schemas.openxmlformats.org/drawingml/2006/main">
              <a:graphicData uri="http://schemas.openxmlformats.org/drawingml/2006/picture">
                <pic:pic xmlns:pic="http://schemas.openxmlformats.org/drawingml/2006/picture">
                  <pic:nvPicPr>
                    <pic:cNvPr id="1174" name="Picture 1174"/>
                    <pic:cNvPicPr/>
                  </pic:nvPicPr>
                  <pic:blipFill>
                    <a:blip r:embed="rId20"/>
                    <a:stretch>
                      <a:fillRect/>
                    </a:stretch>
                  </pic:blipFill>
                  <pic:spPr>
                    <a:xfrm>
                      <a:off x="0" y="0"/>
                      <a:ext cx="5895975" cy="723900"/>
                    </a:xfrm>
                    <a:prstGeom prst="rect">
                      <a:avLst/>
                    </a:prstGeom>
                  </pic:spPr>
                </pic:pic>
              </a:graphicData>
            </a:graphic>
          </wp:inline>
        </w:drawing>
      </w:r>
    </w:p>
    <w:p w:rsidR="008A1F7B" w:rsidRPr="00284A7A" w:rsidRDefault="0063482E">
      <w:pPr>
        <w:spacing w:line="480" w:lineRule="auto"/>
        <w:ind w:left="-5" w:right="13"/>
        <w:pPrChange w:id="379" w:author="Juli" w:date="2024-12-04T14:30:00Z">
          <w:pPr>
            <w:ind w:left="-5" w:right="13"/>
          </w:pPr>
        </w:pPrChange>
      </w:pPr>
      <w:r w:rsidRPr="00284A7A">
        <w:t xml:space="preserve">La primera y segunda línea suma o resta </w:t>
      </w:r>
      <w:proofErr w:type="spellStart"/>
      <w:r w:rsidRPr="00284A7A">
        <w:t>dir</w:t>
      </w:r>
      <w:proofErr w:type="spellEnd"/>
      <w:r w:rsidRPr="00284A7A">
        <w:t xml:space="preserve"> al ángulo, y luego mueve el servo. Luego los "</w:t>
      </w:r>
      <w:proofErr w:type="spellStart"/>
      <w:r w:rsidRPr="00284A7A">
        <w:t>if</w:t>
      </w:r>
      <w:proofErr w:type="spellEnd"/>
      <w:r w:rsidRPr="00284A7A">
        <w:t>" lo que hacen es determinar si viene desde la derecha o desde la izquierda y cambia la dirección de movimiento, cambiando el signo de "</w:t>
      </w:r>
      <w:proofErr w:type="spellStart"/>
      <w:r w:rsidRPr="00284A7A">
        <w:t>dir</w:t>
      </w:r>
      <w:proofErr w:type="spellEnd"/>
      <w:r w:rsidRPr="00284A7A">
        <w:t>".</w:t>
      </w:r>
    </w:p>
    <w:p w:rsidR="008A1F7B" w:rsidRPr="00284A7A" w:rsidRDefault="0063482E">
      <w:pPr>
        <w:spacing w:after="534" w:line="480" w:lineRule="auto"/>
        <w:ind w:left="-5" w:right="13"/>
        <w:pPrChange w:id="380" w:author="Juli" w:date="2024-12-04T14:30:00Z">
          <w:pPr>
            <w:spacing w:after="534"/>
            <w:ind w:left="-5" w:right="13"/>
          </w:pPr>
        </w:pPrChange>
      </w:pPr>
      <w:r w:rsidRPr="00284A7A">
        <w:t xml:space="preserve">Pero siendo honesto no me convence el código o al menos pienso que existe una forma </w:t>
      </w:r>
      <w:proofErr w:type="spellStart"/>
      <w:r w:rsidRPr="00284A7A">
        <w:t>mas</w:t>
      </w:r>
      <w:proofErr w:type="spellEnd"/>
      <w:r w:rsidRPr="00284A7A">
        <w:t xml:space="preserve"> corta y entendible de hacerlo.</w:t>
      </w:r>
    </w:p>
    <w:p w:rsidR="008A1F7B" w:rsidRPr="00284A7A" w:rsidRDefault="0063482E">
      <w:pPr>
        <w:spacing w:line="480" w:lineRule="auto"/>
        <w:ind w:left="-5" w:right="776"/>
        <w:pPrChange w:id="381" w:author="Juli" w:date="2024-12-04T14:30:00Z">
          <w:pPr>
            <w:ind w:left="-5" w:right="776"/>
          </w:pPr>
        </w:pPrChange>
      </w:pPr>
      <w:del w:id="382" w:author="Juli" w:date="2024-12-04T14:45:00Z">
        <w:r w:rsidRPr="00284A7A" w:rsidDel="00DC5E29">
          <w:delText xml:space="preserve">Y al final tuve razón </w:delText>
        </w:r>
        <w:r w:rsidRPr="00284A7A" w:rsidDel="00DC5E29">
          <w:rPr>
            <w:rFonts w:ascii="Segoe UI Symbol" w:eastAsia="Calibri" w:hAnsi="Segoe UI Symbol" w:cs="Segoe UI Symbol"/>
            <w:rPrChange w:id="383" w:author="Juli" w:date="2024-12-04T14:30:00Z">
              <w:rPr>
                <w:rFonts w:ascii="Calibri" w:eastAsia="Calibri" w:hAnsi="Calibri" w:cs="Calibri"/>
              </w:rPr>
            </w:rPrChange>
          </w:rPr>
          <w:delText>🙂</w:delText>
        </w:r>
        <w:r w:rsidRPr="00284A7A" w:rsidDel="00DC5E29">
          <w:delText xml:space="preserve">, solo que </w:delText>
        </w:r>
      </w:del>
      <w:ins w:id="384" w:author="Juli" w:date="2024-12-04T14:45:00Z">
        <w:r w:rsidR="00DC5E29">
          <w:t>S</w:t>
        </w:r>
      </w:ins>
      <w:del w:id="385" w:author="Juli" w:date="2024-12-04T14:45:00Z">
        <w:r w:rsidRPr="00284A7A" w:rsidDel="00DC5E29">
          <w:delText>s</w:delText>
        </w:r>
      </w:del>
      <w:r w:rsidRPr="00284A7A">
        <w:t>e necesita implementar una librería llamada “</w:t>
      </w:r>
      <w:proofErr w:type="spellStart"/>
      <w:r w:rsidRPr="00284A7A">
        <w:t>Servo.h</w:t>
      </w:r>
      <w:proofErr w:type="spellEnd"/>
      <w:r w:rsidRPr="00284A7A">
        <w:t xml:space="preserve">” </w:t>
      </w:r>
      <w:proofErr w:type="spellStart"/>
      <w:r w:rsidRPr="00284A7A">
        <w:t>osea</w:t>
      </w:r>
      <w:proofErr w:type="spellEnd"/>
      <w:r w:rsidRPr="00284A7A">
        <w:t xml:space="preserve"> es OBLIGATORIO usar la librería “</w:t>
      </w:r>
      <w:proofErr w:type="spellStart"/>
      <w:r w:rsidRPr="00284A7A">
        <w:t>Servo.h</w:t>
      </w:r>
      <w:proofErr w:type="spellEnd"/>
      <w:r w:rsidRPr="00284A7A">
        <w:t>” página usada:</w:t>
      </w:r>
    </w:p>
    <w:p w:rsidR="008A1F7B" w:rsidRPr="00284A7A" w:rsidRDefault="0063482E">
      <w:pPr>
        <w:spacing w:after="510" w:line="480" w:lineRule="auto"/>
        <w:ind w:left="-5"/>
        <w:pPrChange w:id="386" w:author="Juli" w:date="2024-12-04T14:30:00Z">
          <w:pPr>
            <w:spacing w:after="510" w:line="265" w:lineRule="auto"/>
            <w:ind w:left="-5"/>
          </w:pPr>
        </w:pPrChange>
      </w:pPr>
      <w:r w:rsidRPr="00284A7A">
        <w:rPr>
          <w:rPrChange w:id="387" w:author="Juli" w:date="2024-12-04T14:30:00Z">
            <w:rPr/>
          </w:rPrChange>
        </w:rPr>
        <w:fldChar w:fldCharType="begin"/>
      </w:r>
      <w:r w:rsidRPr="00284A7A">
        <w:instrText xml:space="preserve"> HYPERLINK "https://eloctavobit.com/proyectos-tutoriales-arduino/realizar-un-radar-con-arduino-y-processing" \h </w:instrText>
      </w:r>
      <w:r w:rsidRPr="00284A7A">
        <w:rPr>
          <w:rPrChange w:id="388" w:author="Juli" w:date="2024-12-04T14:30:00Z">
            <w:rPr>
              <w:color w:val="1155CC"/>
              <w:u w:val="single" w:color="1155CC"/>
            </w:rPr>
          </w:rPrChange>
        </w:rPr>
        <w:fldChar w:fldCharType="separate"/>
      </w:r>
      <w:r w:rsidRPr="00284A7A">
        <w:rPr>
          <w:color w:val="1155CC"/>
          <w:u w:val="single" w:color="1155CC"/>
        </w:rPr>
        <w:t>https://eloctavobit.com/proyectos-tutoriales-arduino/realizar-un-radar-con-arduino-y-processing</w:t>
      </w:r>
      <w:r w:rsidRPr="00284A7A">
        <w:rPr>
          <w:color w:val="1155CC"/>
          <w:u w:val="single" w:color="1155CC"/>
          <w:rPrChange w:id="389" w:author="Juli" w:date="2024-12-04T14:30:00Z">
            <w:rPr>
              <w:color w:val="1155CC"/>
              <w:u w:val="single" w:color="1155CC"/>
            </w:rPr>
          </w:rPrChange>
        </w:rPr>
        <w:fldChar w:fldCharType="end"/>
      </w:r>
    </w:p>
    <w:p w:rsidR="008A1F7B" w:rsidRPr="00284A7A" w:rsidRDefault="00DC5E29">
      <w:pPr>
        <w:spacing w:line="480" w:lineRule="auto"/>
        <w:ind w:left="-5" w:right="13"/>
        <w:pPrChange w:id="390" w:author="Juli" w:date="2024-12-04T14:30:00Z">
          <w:pPr>
            <w:ind w:left="-5" w:right="13"/>
          </w:pPr>
        </w:pPrChange>
      </w:pPr>
      <w:ins w:id="391" w:author="Juli" w:date="2024-12-04T14:45:00Z">
        <w:r>
          <w:lastRenderedPageBreak/>
          <w:t>Gracias a e</w:t>
        </w:r>
      </w:ins>
      <w:del w:id="392" w:author="Juli" w:date="2024-12-04T14:45:00Z">
        <w:r w:rsidR="0063482E" w:rsidRPr="00284A7A" w:rsidDel="00DC5E29">
          <w:delText>E</w:delText>
        </w:r>
      </w:del>
      <w:r w:rsidR="0063482E" w:rsidRPr="00284A7A">
        <w:t xml:space="preserve">sta biblioteca permite a una placa </w:t>
      </w:r>
      <w:proofErr w:type="spellStart"/>
      <w:r w:rsidR="0063482E" w:rsidRPr="00284A7A">
        <w:t>Arduino</w:t>
      </w:r>
      <w:proofErr w:type="spellEnd"/>
      <w:r w:rsidR="0063482E" w:rsidRPr="00284A7A">
        <w:t xml:space="preserve"> controlar servomotores RC (hobby). Los Servos integran engranajes y un eje que puede ser controlado con precisión. Los servos estándar permiten que el eje sea colocado en distintos ángulos, por lo general entre 0 y 180 grados. Los servos de rotación continua permiten la rotación del eje para ajustarse a diferentes velocidades.</w:t>
      </w:r>
    </w:p>
    <w:p w:rsidR="008A1F7B" w:rsidRPr="00284A7A" w:rsidRDefault="0063482E">
      <w:pPr>
        <w:spacing w:after="510" w:line="480" w:lineRule="auto"/>
        <w:ind w:left="-5"/>
        <w:pPrChange w:id="393" w:author="Juli" w:date="2024-12-04T14:30:00Z">
          <w:pPr>
            <w:spacing w:after="510" w:line="265" w:lineRule="auto"/>
            <w:ind w:left="-5"/>
          </w:pPr>
        </w:pPrChange>
      </w:pPr>
      <w:del w:id="394" w:author="Juli" w:date="2024-12-04T14:45:00Z">
        <w:r w:rsidRPr="00284A7A" w:rsidDel="00DC5E29">
          <w:delText>Esta Info esta sacada</w:delText>
        </w:r>
      </w:del>
      <w:ins w:id="395" w:author="Juli" w:date="2024-12-04T14:45:00Z">
        <w:r w:rsidR="00DC5E29">
          <w:rPr>
            <w:b/>
          </w:rPr>
          <w:t>Informaci</w:t>
        </w:r>
      </w:ins>
      <w:ins w:id="396" w:author="Juli" w:date="2024-12-04T14:46:00Z">
        <w:r w:rsidR="00DC5E29">
          <w:rPr>
            <w:b/>
          </w:rPr>
          <w:t>ó</w:t>
        </w:r>
      </w:ins>
      <w:ins w:id="397" w:author="Juli" w:date="2024-12-04T14:45:00Z">
        <w:r w:rsidR="00DC5E29">
          <w:rPr>
            <w:b/>
          </w:rPr>
          <w:t>n saca de</w:t>
        </w:r>
      </w:ins>
      <w:del w:id="398" w:author="Juli" w:date="2024-12-04T14:46:00Z">
        <w:r w:rsidRPr="00284A7A" w:rsidDel="00DC5E29">
          <w:delText xml:space="preserve"> de</w:delText>
        </w:r>
      </w:del>
      <w:r w:rsidRPr="00284A7A">
        <w:t xml:space="preserve">: </w:t>
      </w:r>
      <w:r w:rsidRPr="00284A7A">
        <w:rPr>
          <w:rPrChange w:id="399" w:author="Juli" w:date="2024-12-04T14:30:00Z">
            <w:rPr/>
          </w:rPrChange>
        </w:rPr>
        <w:fldChar w:fldCharType="begin"/>
      </w:r>
      <w:r w:rsidRPr="00284A7A">
        <w:instrText xml:space="preserve"> HYPERLINK "https://manueldelgadocrespo.blogspot.com/p/bibilioteca-servo.html" \h </w:instrText>
      </w:r>
      <w:r w:rsidRPr="00284A7A">
        <w:rPr>
          <w:rPrChange w:id="400" w:author="Juli" w:date="2024-12-04T14:30:00Z">
            <w:rPr>
              <w:color w:val="1155CC"/>
              <w:u w:val="single" w:color="1155CC"/>
            </w:rPr>
          </w:rPrChange>
        </w:rPr>
        <w:fldChar w:fldCharType="separate"/>
      </w:r>
      <w:r w:rsidRPr="00284A7A">
        <w:rPr>
          <w:color w:val="1155CC"/>
          <w:u w:val="single" w:color="1155CC"/>
        </w:rPr>
        <w:t>https://manueldelgadocrespo.blogspot.com/p/bibilioteca-servo.html</w:t>
      </w:r>
      <w:r w:rsidRPr="00284A7A">
        <w:rPr>
          <w:color w:val="1155CC"/>
          <w:u w:val="single" w:color="1155CC"/>
          <w:rPrChange w:id="401" w:author="Juli" w:date="2024-12-04T14:30:00Z">
            <w:rPr>
              <w:color w:val="1155CC"/>
              <w:u w:val="single" w:color="1155CC"/>
            </w:rPr>
          </w:rPrChange>
        </w:rPr>
        <w:fldChar w:fldCharType="end"/>
      </w:r>
    </w:p>
    <w:p w:rsidR="008A1F7B" w:rsidRPr="00284A7A" w:rsidRDefault="0063482E">
      <w:pPr>
        <w:spacing w:after="859" w:line="480" w:lineRule="auto"/>
        <w:ind w:left="30" w:firstLine="0"/>
        <w:pPrChange w:id="402" w:author="Juli" w:date="2024-12-04T14:30:00Z">
          <w:pPr>
            <w:spacing w:after="859" w:line="259" w:lineRule="auto"/>
            <w:ind w:left="30" w:firstLine="0"/>
          </w:pPr>
        </w:pPrChange>
      </w:pPr>
      <w:r w:rsidRPr="00284A7A">
        <w:rPr>
          <w:noProof/>
          <w:rPrChange w:id="403" w:author="Juli" w:date="2024-12-04T14:30:00Z">
            <w:rPr>
              <w:noProof/>
            </w:rPr>
          </w:rPrChange>
        </w:rPr>
        <w:drawing>
          <wp:inline distT="0" distB="0" distL="0" distR="0">
            <wp:extent cx="5676900" cy="4648200"/>
            <wp:effectExtent l="0" t="0" r="0" b="0"/>
            <wp:docPr id="1290" name="Picture 1290"/>
            <wp:cNvGraphicFramePr/>
            <a:graphic xmlns:a="http://schemas.openxmlformats.org/drawingml/2006/main">
              <a:graphicData uri="http://schemas.openxmlformats.org/drawingml/2006/picture">
                <pic:pic xmlns:pic="http://schemas.openxmlformats.org/drawingml/2006/picture">
                  <pic:nvPicPr>
                    <pic:cNvPr id="1290" name="Picture 1290"/>
                    <pic:cNvPicPr/>
                  </pic:nvPicPr>
                  <pic:blipFill>
                    <a:blip r:embed="rId21"/>
                    <a:stretch>
                      <a:fillRect/>
                    </a:stretch>
                  </pic:blipFill>
                  <pic:spPr>
                    <a:xfrm>
                      <a:off x="0" y="0"/>
                      <a:ext cx="5676900" cy="4648200"/>
                    </a:xfrm>
                    <a:prstGeom prst="rect">
                      <a:avLst/>
                    </a:prstGeom>
                  </pic:spPr>
                </pic:pic>
              </a:graphicData>
            </a:graphic>
          </wp:inline>
        </w:drawing>
      </w:r>
    </w:p>
    <w:p w:rsidR="008A1F7B" w:rsidRPr="00284A7A" w:rsidRDefault="0063482E">
      <w:pPr>
        <w:spacing w:line="480" w:lineRule="auto"/>
        <w:ind w:left="-5" w:right="13"/>
        <w:pPrChange w:id="404" w:author="Juli" w:date="2024-12-04T14:30:00Z">
          <w:pPr>
            <w:ind w:left="-5" w:right="13"/>
          </w:pPr>
        </w:pPrChange>
      </w:pPr>
      <w:r w:rsidRPr="00284A7A">
        <w:t xml:space="preserve">Este es un modelo </w:t>
      </w:r>
      <w:del w:id="405" w:author="Juli" w:date="2024-12-04T14:46:00Z">
        <w:r w:rsidRPr="00284A7A" w:rsidDel="00DC5E29">
          <w:delText>más “claro” de entender</w:delText>
        </w:r>
      </w:del>
      <w:ins w:id="406" w:author="Juli" w:date="2024-12-04T14:46:00Z">
        <w:r w:rsidR="00DC5E29">
          <w:t>es más fácil y más “claro” de entender</w:t>
        </w:r>
      </w:ins>
      <w:r w:rsidRPr="00284A7A">
        <w:t xml:space="preserve"> y este usare como referencia en mi </w:t>
      </w:r>
      <w:proofErr w:type="spellStart"/>
      <w:r w:rsidRPr="00284A7A">
        <w:t>Tinkercad</w:t>
      </w:r>
      <w:proofErr w:type="spellEnd"/>
      <w:r w:rsidRPr="00284A7A">
        <w:t xml:space="preserve"> para posteriormente usar el código.</w:t>
      </w:r>
    </w:p>
    <w:p w:rsidR="008A1F7B" w:rsidRPr="00284A7A" w:rsidRDefault="0063482E">
      <w:pPr>
        <w:spacing w:after="510" w:line="480" w:lineRule="auto"/>
        <w:ind w:left="-5"/>
        <w:pPrChange w:id="407" w:author="Juli" w:date="2024-12-04T14:30:00Z">
          <w:pPr>
            <w:spacing w:after="510" w:line="265" w:lineRule="auto"/>
            <w:ind w:left="-5"/>
          </w:pPr>
        </w:pPrChange>
      </w:pPr>
      <w:r w:rsidRPr="00DC5E29">
        <w:rPr>
          <w:b/>
          <w:rPrChange w:id="408" w:author="Juli" w:date="2024-12-04T14:46:00Z">
            <w:rPr/>
          </w:rPrChange>
        </w:rPr>
        <w:t>Imagen sacada de la página</w:t>
      </w:r>
      <w:r w:rsidRPr="00284A7A">
        <w:t xml:space="preserve">: </w:t>
      </w:r>
      <w:r w:rsidRPr="00284A7A">
        <w:rPr>
          <w:rPrChange w:id="409" w:author="Juli" w:date="2024-12-04T14:30:00Z">
            <w:rPr/>
          </w:rPrChange>
        </w:rPr>
        <w:fldChar w:fldCharType="begin"/>
      </w:r>
      <w:r w:rsidRPr="00284A7A">
        <w:instrText xml:space="preserve"> HYPERLINK "https://codemain.pro/radar-con-arduino-y-processing/" \h </w:instrText>
      </w:r>
      <w:r w:rsidRPr="00284A7A">
        <w:rPr>
          <w:rPrChange w:id="410" w:author="Juli" w:date="2024-12-04T14:30:00Z">
            <w:rPr>
              <w:color w:val="1155CC"/>
              <w:u w:val="single" w:color="1155CC"/>
            </w:rPr>
          </w:rPrChange>
        </w:rPr>
        <w:fldChar w:fldCharType="separate"/>
      </w:r>
      <w:r w:rsidRPr="00284A7A">
        <w:rPr>
          <w:color w:val="1155CC"/>
          <w:u w:val="single" w:color="1155CC"/>
        </w:rPr>
        <w:t>https://codemain.pro/radar-con-arduino-y-processing/</w:t>
      </w:r>
      <w:r w:rsidRPr="00284A7A">
        <w:rPr>
          <w:color w:val="1155CC"/>
          <w:u w:val="single" w:color="1155CC"/>
          <w:rPrChange w:id="411" w:author="Juli" w:date="2024-12-04T14:30:00Z">
            <w:rPr>
              <w:color w:val="1155CC"/>
              <w:u w:val="single" w:color="1155CC"/>
            </w:rPr>
          </w:rPrChange>
        </w:rPr>
        <w:fldChar w:fldCharType="end"/>
      </w:r>
    </w:p>
    <w:p w:rsidR="008A1F7B" w:rsidRPr="00284A7A" w:rsidRDefault="0063482E">
      <w:pPr>
        <w:spacing w:after="724" w:line="480" w:lineRule="auto"/>
        <w:ind w:left="-5" w:right="13"/>
        <w:pPrChange w:id="412" w:author="Juli" w:date="2024-12-04T14:30:00Z">
          <w:pPr>
            <w:spacing w:after="724"/>
            <w:ind w:left="-5" w:right="13"/>
          </w:pPr>
        </w:pPrChange>
      </w:pPr>
      <w:r w:rsidRPr="00284A7A">
        <w:lastRenderedPageBreak/>
        <w:t>Al mismo tiempo, vi una librería llamada “</w:t>
      </w:r>
      <w:proofErr w:type="spellStart"/>
      <w:r w:rsidRPr="00284A7A">
        <w:t>NewPing</w:t>
      </w:r>
      <w:proofErr w:type="spellEnd"/>
      <w:r w:rsidRPr="00284A7A">
        <w:t xml:space="preserve">” la cual dispone de muchas funciones en tema de mediciones, que esto es una de las funcionalidades que debe cumplir mi </w:t>
      </w:r>
      <w:proofErr w:type="spellStart"/>
      <w:r w:rsidRPr="00284A7A">
        <w:t>Radar.Por</w:t>
      </w:r>
      <w:proofErr w:type="spellEnd"/>
      <w:r w:rsidRPr="00284A7A">
        <w:t xml:space="preserve"> ejemplo:</w:t>
      </w:r>
    </w:p>
    <w:p w:rsidR="008A1F7B" w:rsidRPr="00284A7A" w:rsidRDefault="0063482E">
      <w:pPr>
        <w:spacing w:after="500" w:line="480" w:lineRule="auto"/>
        <w:ind w:left="-5" w:right="13"/>
        <w:pPrChange w:id="413" w:author="Juli" w:date="2024-12-04T14:30:00Z">
          <w:pPr>
            <w:spacing w:after="500" w:line="259" w:lineRule="auto"/>
            <w:ind w:left="-5" w:right="13"/>
          </w:pPr>
        </w:pPrChange>
      </w:pPr>
      <w:r w:rsidRPr="00284A7A">
        <w:t>Funciones:</w:t>
      </w:r>
    </w:p>
    <w:p w:rsidR="008A1F7B" w:rsidRPr="00284A7A" w:rsidRDefault="0063482E">
      <w:pPr>
        <w:numPr>
          <w:ilvl w:val="0"/>
          <w:numId w:val="2"/>
        </w:numPr>
        <w:spacing w:line="480" w:lineRule="auto"/>
        <w:ind w:right="13" w:hanging="360"/>
        <w:pPrChange w:id="414" w:author="Juli" w:date="2024-12-04T14:30:00Z">
          <w:pPr>
            <w:numPr>
              <w:numId w:val="2"/>
            </w:numPr>
            <w:ind w:left="720" w:right="13" w:hanging="360"/>
          </w:pPr>
        </w:pPrChange>
      </w:pPr>
      <w:proofErr w:type="spellStart"/>
      <w:proofErr w:type="gramStart"/>
      <w:r w:rsidRPr="00284A7A">
        <w:rPr>
          <w:b/>
        </w:rPr>
        <w:t>sonar.ping</w:t>
      </w:r>
      <w:proofErr w:type="spellEnd"/>
      <w:proofErr w:type="gramEnd"/>
      <w:r w:rsidRPr="00284A7A">
        <w:rPr>
          <w:b/>
        </w:rPr>
        <w:t xml:space="preserve"> ([</w:t>
      </w:r>
      <w:proofErr w:type="spellStart"/>
      <w:r w:rsidRPr="00284A7A">
        <w:rPr>
          <w:b/>
        </w:rPr>
        <w:t>max_cm_distance</w:t>
      </w:r>
      <w:proofErr w:type="spellEnd"/>
      <w:r w:rsidRPr="00284A7A">
        <w:rPr>
          <w:b/>
        </w:rPr>
        <w:t xml:space="preserve">]): </w:t>
      </w:r>
      <w:r w:rsidRPr="00284A7A">
        <w:t>envía un ping y obtiene el tiempo de eco (en microsegundos) como resultado. [</w:t>
      </w:r>
      <w:proofErr w:type="spellStart"/>
      <w:r w:rsidRPr="00284A7A">
        <w:t>max_cm_distance</w:t>
      </w:r>
      <w:proofErr w:type="spellEnd"/>
      <w:r w:rsidRPr="00284A7A">
        <w:t>] permite establecer opcionalmente una nueva distancia máxima.</w:t>
      </w:r>
    </w:p>
    <w:p w:rsidR="008A1F7B" w:rsidRPr="00284A7A" w:rsidRDefault="0063482E">
      <w:pPr>
        <w:numPr>
          <w:ilvl w:val="0"/>
          <w:numId w:val="2"/>
        </w:numPr>
        <w:spacing w:after="265" w:line="480" w:lineRule="auto"/>
        <w:ind w:right="13" w:hanging="360"/>
        <w:pPrChange w:id="415" w:author="Juli" w:date="2024-12-04T14:30:00Z">
          <w:pPr>
            <w:numPr>
              <w:numId w:val="2"/>
            </w:numPr>
            <w:spacing w:after="265" w:line="259" w:lineRule="auto"/>
            <w:ind w:left="720" w:right="13" w:hanging="360"/>
          </w:pPr>
        </w:pPrChange>
      </w:pPr>
      <w:proofErr w:type="spellStart"/>
      <w:proofErr w:type="gramStart"/>
      <w:r w:rsidRPr="00284A7A">
        <w:rPr>
          <w:b/>
        </w:rPr>
        <w:t>sonar.ping</w:t>
      </w:r>
      <w:proofErr w:type="gramEnd"/>
      <w:r w:rsidRPr="00284A7A">
        <w:rPr>
          <w:b/>
        </w:rPr>
        <w:t>_in</w:t>
      </w:r>
      <w:proofErr w:type="spellEnd"/>
      <w:r w:rsidRPr="00284A7A">
        <w:rPr>
          <w:b/>
        </w:rPr>
        <w:t xml:space="preserve"> ([</w:t>
      </w:r>
      <w:proofErr w:type="spellStart"/>
      <w:r w:rsidRPr="00284A7A">
        <w:rPr>
          <w:b/>
        </w:rPr>
        <w:t>max_cm_distance</w:t>
      </w:r>
      <w:proofErr w:type="spellEnd"/>
      <w:r w:rsidRPr="00284A7A">
        <w:rPr>
          <w:b/>
        </w:rPr>
        <w:t xml:space="preserve">]): </w:t>
      </w:r>
      <w:r w:rsidRPr="00284A7A">
        <w:t>envía un ping y obtiene la distancia en pulgadas enteras.</w:t>
      </w:r>
    </w:p>
    <w:p w:rsidR="008A1F7B" w:rsidRPr="00284A7A" w:rsidRDefault="0063482E">
      <w:pPr>
        <w:spacing w:after="266" w:line="480" w:lineRule="auto"/>
        <w:ind w:left="730" w:right="13"/>
        <w:pPrChange w:id="416" w:author="Juli" w:date="2024-12-04T14:30:00Z">
          <w:pPr>
            <w:spacing w:after="266" w:line="259" w:lineRule="auto"/>
            <w:ind w:left="730" w:right="13"/>
          </w:pPr>
        </w:pPrChange>
      </w:pPr>
      <w:r w:rsidRPr="00284A7A">
        <w:t>[</w:t>
      </w:r>
      <w:proofErr w:type="spellStart"/>
      <w:r w:rsidRPr="00284A7A">
        <w:t>max_cm_distance</w:t>
      </w:r>
      <w:proofErr w:type="spellEnd"/>
      <w:r w:rsidRPr="00284A7A">
        <w:t>] permite establecer opcionalmente una nueva distancia máxima.</w:t>
      </w:r>
    </w:p>
    <w:p w:rsidR="008A1F7B" w:rsidRPr="00284A7A" w:rsidRDefault="0063482E">
      <w:pPr>
        <w:numPr>
          <w:ilvl w:val="0"/>
          <w:numId w:val="2"/>
        </w:numPr>
        <w:spacing w:line="480" w:lineRule="auto"/>
        <w:ind w:right="13" w:hanging="360"/>
        <w:pPrChange w:id="417" w:author="Juli" w:date="2024-12-04T14:30:00Z">
          <w:pPr>
            <w:numPr>
              <w:numId w:val="2"/>
            </w:numPr>
            <w:ind w:left="720" w:right="13" w:hanging="360"/>
          </w:pPr>
        </w:pPrChange>
      </w:pPr>
      <w:proofErr w:type="spellStart"/>
      <w:proofErr w:type="gramStart"/>
      <w:r w:rsidRPr="00284A7A">
        <w:rPr>
          <w:b/>
        </w:rPr>
        <w:t>sonar.ping</w:t>
      </w:r>
      <w:proofErr w:type="gramEnd"/>
      <w:r w:rsidRPr="00284A7A">
        <w:rPr>
          <w:b/>
        </w:rPr>
        <w:t>_cm</w:t>
      </w:r>
      <w:proofErr w:type="spellEnd"/>
      <w:r w:rsidRPr="00284A7A">
        <w:rPr>
          <w:b/>
        </w:rPr>
        <w:t xml:space="preserve"> ([</w:t>
      </w:r>
      <w:proofErr w:type="spellStart"/>
      <w:r w:rsidRPr="00284A7A">
        <w:rPr>
          <w:b/>
        </w:rPr>
        <w:t>max_cm_distance</w:t>
      </w:r>
      <w:proofErr w:type="spellEnd"/>
      <w:r w:rsidRPr="00284A7A">
        <w:rPr>
          <w:b/>
        </w:rPr>
        <w:t xml:space="preserve">]): </w:t>
      </w:r>
      <w:r w:rsidRPr="00284A7A">
        <w:t>envía un ping y obtiene la distancia en centímetros enteros. [</w:t>
      </w:r>
      <w:proofErr w:type="spellStart"/>
      <w:r w:rsidRPr="00284A7A">
        <w:t>max_cm_distance</w:t>
      </w:r>
      <w:proofErr w:type="spellEnd"/>
      <w:r w:rsidRPr="00284A7A">
        <w:t>] permite establecer opcionalmente una nueva distancia máxima.</w:t>
      </w:r>
    </w:p>
    <w:p w:rsidR="008A1F7B" w:rsidRPr="00284A7A" w:rsidRDefault="0063482E">
      <w:pPr>
        <w:numPr>
          <w:ilvl w:val="0"/>
          <w:numId w:val="2"/>
        </w:numPr>
        <w:spacing w:after="258" w:line="480" w:lineRule="auto"/>
        <w:ind w:right="13" w:hanging="360"/>
        <w:pPrChange w:id="418" w:author="Juli" w:date="2024-12-04T14:30:00Z">
          <w:pPr>
            <w:numPr>
              <w:numId w:val="2"/>
            </w:numPr>
            <w:spacing w:after="258" w:line="265" w:lineRule="auto"/>
            <w:ind w:left="720" w:right="13" w:hanging="360"/>
          </w:pPr>
        </w:pPrChange>
      </w:pPr>
      <w:proofErr w:type="spellStart"/>
      <w:proofErr w:type="gramStart"/>
      <w:r w:rsidRPr="00284A7A">
        <w:rPr>
          <w:b/>
        </w:rPr>
        <w:t>sonar.ping</w:t>
      </w:r>
      <w:proofErr w:type="gramEnd"/>
      <w:r w:rsidRPr="00284A7A">
        <w:rPr>
          <w:b/>
        </w:rPr>
        <w:t>_median</w:t>
      </w:r>
      <w:proofErr w:type="spellEnd"/>
      <w:r w:rsidRPr="00284A7A">
        <w:rPr>
          <w:b/>
        </w:rPr>
        <w:t xml:space="preserve"> (iteraciones [, </w:t>
      </w:r>
      <w:proofErr w:type="spellStart"/>
      <w:r w:rsidRPr="00284A7A">
        <w:rPr>
          <w:b/>
        </w:rPr>
        <w:t>max_cm_distance</w:t>
      </w:r>
      <w:proofErr w:type="spellEnd"/>
      <w:r w:rsidRPr="00284A7A">
        <w:rPr>
          <w:b/>
        </w:rPr>
        <w:t xml:space="preserve">]): </w:t>
      </w:r>
      <w:r w:rsidRPr="00284A7A">
        <w:t>realiza varios pings (predeterminado =</w:t>
      </w:r>
    </w:p>
    <w:p w:rsidR="008A1F7B" w:rsidRPr="00284A7A" w:rsidRDefault="0063482E">
      <w:pPr>
        <w:spacing w:after="264" w:line="480" w:lineRule="auto"/>
        <w:ind w:left="730" w:right="13"/>
        <w:pPrChange w:id="419" w:author="Juli" w:date="2024-12-04T14:30:00Z">
          <w:pPr>
            <w:spacing w:after="264" w:line="259" w:lineRule="auto"/>
            <w:ind w:left="730" w:right="13"/>
          </w:pPr>
        </w:pPrChange>
      </w:pPr>
      <w:r w:rsidRPr="00284A7A">
        <w:t>5), descarta los pings fuera de rango y devuelve la mediana en microsegundos.</w:t>
      </w:r>
    </w:p>
    <w:p w:rsidR="008A1F7B" w:rsidRPr="00284A7A" w:rsidRDefault="0063482E">
      <w:pPr>
        <w:spacing w:after="266" w:line="480" w:lineRule="auto"/>
        <w:ind w:left="730" w:right="13"/>
        <w:pPrChange w:id="420" w:author="Juli" w:date="2024-12-04T14:30:00Z">
          <w:pPr>
            <w:spacing w:after="266" w:line="259" w:lineRule="auto"/>
            <w:ind w:left="730" w:right="13"/>
          </w:pPr>
        </w:pPrChange>
      </w:pPr>
      <w:r w:rsidRPr="00284A7A">
        <w:t>[</w:t>
      </w:r>
      <w:proofErr w:type="spellStart"/>
      <w:r w:rsidRPr="00284A7A">
        <w:t>max_cm_distance</w:t>
      </w:r>
      <w:proofErr w:type="spellEnd"/>
      <w:r w:rsidRPr="00284A7A">
        <w:t>] permite establecer opcionalmente una nueva distancia máxima.</w:t>
      </w:r>
    </w:p>
    <w:p w:rsidR="008A1F7B" w:rsidRPr="00284A7A" w:rsidRDefault="0063482E">
      <w:pPr>
        <w:numPr>
          <w:ilvl w:val="0"/>
          <w:numId w:val="2"/>
        </w:numPr>
        <w:spacing w:after="267" w:line="480" w:lineRule="auto"/>
        <w:ind w:right="13" w:hanging="360"/>
        <w:pPrChange w:id="421" w:author="Juli" w:date="2024-12-04T14:30:00Z">
          <w:pPr>
            <w:numPr>
              <w:numId w:val="2"/>
            </w:numPr>
            <w:spacing w:after="267" w:line="259" w:lineRule="auto"/>
            <w:ind w:left="720" w:right="13" w:hanging="360"/>
          </w:pPr>
        </w:pPrChange>
      </w:pPr>
      <w:proofErr w:type="spellStart"/>
      <w:proofErr w:type="gramStart"/>
      <w:r w:rsidRPr="00284A7A">
        <w:rPr>
          <w:b/>
        </w:rPr>
        <w:t>sonar.convert</w:t>
      </w:r>
      <w:proofErr w:type="gramEnd"/>
      <w:r w:rsidRPr="00284A7A">
        <w:rPr>
          <w:b/>
        </w:rPr>
        <w:t>_in</w:t>
      </w:r>
      <w:proofErr w:type="spellEnd"/>
      <w:r w:rsidRPr="00284A7A">
        <w:rPr>
          <w:b/>
        </w:rPr>
        <w:t xml:space="preserve"> (</w:t>
      </w:r>
      <w:proofErr w:type="spellStart"/>
      <w:r w:rsidRPr="00284A7A">
        <w:rPr>
          <w:b/>
        </w:rPr>
        <w:t>echoTime</w:t>
      </w:r>
      <w:proofErr w:type="spellEnd"/>
      <w:r w:rsidRPr="00284A7A">
        <w:rPr>
          <w:b/>
        </w:rPr>
        <w:t xml:space="preserve">): </w:t>
      </w:r>
      <w:r w:rsidRPr="00284A7A">
        <w:t xml:space="preserve">convierte </w:t>
      </w:r>
      <w:proofErr w:type="spellStart"/>
      <w:r w:rsidRPr="00284A7A">
        <w:t>echoTime</w:t>
      </w:r>
      <w:proofErr w:type="spellEnd"/>
      <w:r w:rsidRPr="00284A7A">
        <w:t xml:space="preserve"> de microsegundos a pulgadas.</w:t>
      </w:r>
    </w:p>
    <w:p w:rsidR="008A1F7B" w:rsidRPr="00284A7A" w:rsidRDefault="0063482E">
      <w:pPr>
        <w:numPr>
          <w:ilvl w:val="0"/>
          <w:numId w:val="2"/>
        </w:numPr>
        <w:spacing w:after="267" w:line="480" w:lineRule="auto"/>
        <w:ind w:right="13" w:hanging="360"/>
        <w:pPrChange w:id="422" w:author="Juli" w:date="2024-12-04T14:30:00Z">
          <w:pPr>
            <w:numPr>
              <w:numId w:val="2"/>
            </w:numPr>
            <w:spacing w:after="267" w:line="259" w:lineRule="auto"/>
            <w:ind w:left="720" w:right="13" w:hanging="360"/>
          </w:pPr>
        </w:pPrChange>
      </w:pPr>
      <w:proofErr w:type="spellStart"/>
      <w:proofErr w:type="gramStart"/>
      <w:r w:rsidRPr="00284A7A">
        <w:rPr>
          <w:b/>
        </w:rPr>
        <w:t>sonar.convert</w:t>
      </w:r>
      <w:proofErr w:type="gramEnd"/>
      <w:r w:rsidRPr="00284A7A">
        <w:rPr>
          <w:b/>
        </w:rPr>
        <w:t>_cm</w:t>
      </w:r>
      <w:proofErr w:type="spellEnd"/>
      <w:r w:rsidRPr="00284A7A">
        <w:rPr>
          <w:b/>
        </w:rPr>
        <w:t xml:space="preserve"> (</w:t>
      </w:r>
      <w:proofErr w:type="spellStart"/>
      <w:r w:rsidRPr="00284A7A">
        <w:rPr>
          <w:b/>
        </w:rPr>
        <w:t>echoTime</w:t>
      </w:r>
      <w:proofErr w:type="spellEnd"/>
      <w:r w:rsidRPr="00284A7A">
        <w:rPr>
          <w:b/>
        </w:rPr>
        <w:t xml:space="preserve">): </w:t>
      </w:r>
      <w:r w:rsidRPr="00284A7A">
        <w:t xml:space="preserve">convierte </w:t>
      </w:r>
      <w:proofErr w:type="spellStart"/>
      <w:r w:rsidRPr="00284A7A">
        <w:t>echoTime</w:t>
      </w:r>
      <w:proofErr w:type="spellEnd"/>
      <w:r w:rsidRPr="00284A7A">
        <w:t xml:space="preserve"> de microsegundos a centímetros.</w:t>
      </w:r>
    </w:p>
    <w:p w:rsidR="008A1F7B" w:rsidRPr="00284A7A" w:rsidRDefault="0063482E">
      <w:pPr>
        <w:numPr>
          <w:ilvl w:val="0"/>
          <w:numId w:val="2"/>
        </w:numPr>
        <w:spacing w:line="480" w:lineRule="auto"/>
        <w:ind w:right="13" w:hanging="360"/>
        <w:pPrChange w:id="423" w:author="Juli" w:date="2024-12-04T14:30:00Z">
          <w:pPr>
            <w:numPr>
              <w:numId w:val="2"/>
            </w:numPr>
            <w:ind w:left="720" w:right="13" w:hanging="360"/>
          </w:pPr>
        </w:pPrChange>
      </w:pPr>
      <w:proofErr w:type="spellStart"/>
      <w:proofErr w:type="gramStart"/>
      <w:r w:rsidRPr="00284A7A">
        <w:rPr>
          <w:b/>
        </w:rPr>
        <w:t>sonar.ping</w:t>
      </w:r>
      <w:proofErr w:type="gramEnd"/>
      <w:r w:rsidRPr="00284A7A">
        <w:rPr>
          <w:b/>
        </w:rPr>
        <w:t>_timer</w:t>
      </w:r>
      <w:proofErr w:type="spellEnd"/>
      <w:r w:rsidRPr="00284A7A">
        <w:rPr>
          <w:b/>
        </w:rPr>
        <w:t xml:space="preserve"> (</w:t>
      </w:r>
      <w:proofErr w:type="spellStart"/>
      <w:r w:rsidRPr="00284A7A">
        <w:rPr>
          <w:b/>
        </w:rPr>
        <w:t>function</w:t>
      </w:r>
      <w:proofErr w:type="spellEnd"/>
      <w:r w:rsidRPr="00284A7A">
        <w:rPr>
          <w:b/>
        </w:rPr>
        <w:t xml:space="preserve"> [, </w:t>
      </w:r>
      <w:proofErr w:type="spellStart"/>
      <w:r w:rsidRPr="00284A7A">
        <w:rPr>
          <w:b/>
        </w:rPr>
        <w:t>max_cm_distance</w:t>
      </w:r>
      <w:proofErr w:type="spellEnd"/>
      <w:r w:rsidRPr="00284A7A">
        <w:rPr>
          <w:b/>
        </w:rPr>
        <w:t xml:space="preserve">]): </w:t>
      </w:r>
      <w:r w:rsidRPr="00284A7A">
        <w:t>envía un ping y llama a la función para probar si el ping está completo. [</w:t>
      </w:r>
      <w:proofErr w:type="spellStart"/>
      <w:r w:rsidRPr="00284A7A">
        <w:t>max_cm_distance</w:t>
      </w:r>
      <w:proofErr w:type="spellEnd"/>
      <w:r w:rsidRPr="00284A7A">
        <w:t>] permite establecer opcionalmente una nueva distancia máxima.</w:t>
      </w:r>
    </w:p>
    <w:p w:rsidR="008A1F7B" w:rsidRPr="00284A7A" w:rsidRDefault="0063482E">
      <w:pPr>
        <w:numPr>
          <w:ilvl w:val="0"/>
          <w:numId w:val="2"/>
        </w:numPr>
        <w:spacing w:after="238" w:line="480" w:lineRule="auto"/>
        <w:ind w:right="13" w:hanging="360"/>
        <w:pPrChange w:id="424" w:author="Juli" w:date="2024-12-04T14:30:00Z">
          <w:pPr>
            <w:numPr>
              <w:numId w:val="2"/>
            </w:numPr>
            <w:spacing w:after="238" w:line="259" w:lineRule="auto"/>
            <w:ind w:left="720" w:right="13" w:hanging="360"/>
          </w:pPr>
        </w:pPrChange>
      </w:pPr>
      <w:proofErr w:type="spellStart"/>
      <w:proofErr w:type="gramStart"/>
      <w:r w:rsidRPr="00284A7A">
        <w:rPr>
          <w:b/>
        </w:rPr>
        <w:t>sonar.check</w:t>
      </w:r>
      <w:proofErr w:type="gramEnd"/>
      <w:r w:rsidRPr="00284A7A">
        <w:rPr>
          <w:b/>
        </w:rPr>
        <w:t>_timer</w:t>
      </w:r>
      <w:proofErr w:type="spellEnd"/>
      <w:r w:rsidRPr="00284A7A">
        <w:rPr>
          <w:b/>
        </w:rPr>
        <w:t xml:space="preserve"> (): </w:t>
      </w:r>
      <w:r w:rsidRPr="00284A7A">
        <w:t>comprueba si el ping ha regresado dentro del límite de distancia</w:t>
      </w:r>
    </w:p>
    <w:p w:rsidR="008A1F7B" w:rsidRPr="00284A7A" w:rsidRDefault="0063482E">
      <w:pPr>
        <w:spacing w:after="260" w:line="480" w:lineRule="auto"/>
        <w:ind w:left="730" w:right="13"/>
        <w:pPrChange w:id="425" w:author="Juli" w:date="2024-12-04T14:30:00Z">
          <w:pPr>
            <w:spacing w:after="260" w:line="259" w:lineRule="auto"/>
            <w:ind w:left="730" w:right="13"/>
          </w:pPr>
        </w:pPrChange>
      </w:pPr>
      <w:r w:rsidRPr="00284A7A">
        <w:lastRenderedPageBreak/>
        <w:t>establecido.</w:t>
      </w:r>
    </w:p>
    <w:p w:rsidR="008A1F7B" w:rsidRPr="00284A7A" w:rsidRDefault="0063482E">
      <w:pPr>
        <w:numPr>
          <w:ilvl w:val="0"/>
          <w:numId w:val="2"/>
        </w:numPr>
        <w:spacing w:after="232" w:line="480" w:lineRule="auto"/>
        <w:ind w:right="13" w:hanging="360"/>
        <w:pPrChange w:id="426" w:author="Juli" w:date="2024-12-04T14:30:00Z">
          <w:pPr>
            <w:numPr>
              <w:numId w:val="2"/>
            </w:numPr>
            <w:spacing w:after="232" w:line="265" w:lineRule="auto"/>
            <w:ind w:left="720" w:right="13" w:hanging="360"/>
          </w:pPr>
        </w:pPrChange>
      </w:pPr>
      <w:proofErr w:type="spellStart"/>
      <w:proofErr w:type="gramStart"/>
      <w:r w:rsidRPr="00284A7A">
        <w:rPr>
          <w:b/>
        </w:rPr>
        <w:t>NewPing</w:t>
      </w:r>
      <w:proofErr w:type="spellEnd"/>
      <w:r w:rsidRPr="00284A7A">
        <w:rPr>
          <w:b/>
        </w:rPr>
        <w:t xml:space="preserve"> :</w:t>
      </w:r>
      <w:proofErr w:type="gramEnd"/>
      <w:r w:rsidRPr="00284A7A">
        <w:rPr>
          <w:b/>
        </w:rPr>
        <w:t xml:space="preserve">: </w:t>
      </w:r>
      <w:proofErr w:type="spellStart"/>
      <w:r w:rsidRPr="00284A7A">
        <w:rPr>
          <w:b/>
        </w:rPr>
        <w:t>timer_us</w:t>
      </w:r>
      <w:proofErr w:type="spellEnd"/>
      <w:r w:rsidRPr="00284A7A">
        <w:rPr>
          <w:b/>
        </w:rPr>
        <w:t xml:space="preserve"> (frecuencia, función): </w:t>
      </w:r>
      <w:r w:rsidRPr="00284A7A">
        <w:t>función de llamada cada microsegundos de</w:t>
      </w:r>
    </w:p>
    <w:p w:rsidR="008A1F7B" w:rsidRPr="00284A7A" w:rsidRDefault="0063482E">
      <w:pPr>
        <w:spacing w:after="260" w:line="480" w:lineRule="auto"/>
        <w:ind w:left="730" w:right="13"/>
        <w:pPrChange w:id="427" w:author="Juli" w:date="2024-12-04T14:30:00Z">
          <w:pPr>
            <w:spacing w:after="260" w:line="259" w:lineRule="auto"/>
            <w:ind w:left="730" w:right="13"/>
          </w:pPr>
        </w:pPrChange>
      </w:pPr>
      <w:r w:rsidRPr="00284A7A">
        <w:t>frecuencia.</w:t>
      </w:r>
    </w:p>
    <w:p w:rsidR="008A1F7B" w:rsidRPr="00284A7A" w:rsidRDefault="0063482E">
      <w:pPr>
        <w:numPr>
          <w:ilvl w:val="0"/>
          <w:numId w:val="2"/>
        </w:numPr>
        <w:spacing w:after="232" w:line="480" w:lineRule="auto"/>
        <w:ind w:right="13" w:hanging="360"/>
        <w:pPrChange w:id="428" w:author="Juli" w:date="2024-12-04T14:30:00Z">
          <w:pPr>
            <w:numPr>
              <w:numId w:val="2"/>
            </w:numPr>
            <w:spacing w:after="232" w:line="265" w:lineRule="auto"/>
            <w:ind w:left="720" w:right="13" w:hanging="360"/>
          </w:pPr>
        </w:pPrChange>
      </w:pPr>
      <w:proofErr w:type="spellStart"/>
      <w:proofErr w:type="gramStart"/>
      <w:r w:rsidRPr="00284A7A">
        <w:rPr>
          <w:b/>
        </w:rPr>
        <w:t>NewPing</w:t>
      </w:r>
      <w:proofErr w:type="spellEnd"/>
      <w:r w:rsidRPr="00284A7A">
        <w:rPr>
          <w:b/>
        </w:rPr>
        <w:t xml:space="preserve"> :</w:t>
      </w:r>
      <w:proofErr w:type="gramEnd"/>
      <w:r w:rsidRPr="00284A7A">
        <w:rPr>
          <w:b/>
        </w:rPr>
        <w:t xml:space="preserve">: </w:t>
      </w:r>
      <w:proofErr w:type="spellStart"/>
      <w:r w:rsidRPr="00284A7A">
        <w:rPr>
          <w:b/>
        </w:rPr>
        <w:t>timer_ms</w:t>
      </w:r>
      <w:proofErr w:type="spellEnd"/>
      <w:r w:rsidRPr="00284A7A">
        <w:rPr>
          <w:b/>
        </w:rPr>
        <w:t xml:space="preserve"> (frecuencia, función): </w:t>
      </w:r>
      <w:r w:rsidRPr="00284A7A">
        <w:t>función de llamada cada milisegundos de</w:t>
      </w:r>
    </w:p>
    <w:p w:rsidR="008A1F7B" w:rsidRPr="00284A7A" w:rsidRDefault="0063482E">
      <w:pPr>
        <w:spacing w:line="480" w:lineRule="auto"/>
        <w:ind w:left="730" w:right="13"/>
        <w:pPrChange w:id="429" w:author="Juli" w:date="2024-12-04T14:30:00Z">
          <w:pPr>
            <w:spacing w:line="259" w:lineRule="auto"/>
            <w:ind w:left="730" w:right="13"/>
          </w:pPr>
        </w:pPrChange>
      </w:pPr>
      <w:r w:rsidRPr="00284A7A">
        <w:t>frecuencia.</w:t>
      </w:r>
    </w:p>
    <w:p w:rsidR="008A1F7B" w:rsidRPr="00284A7A" w:rsidRDefault="0063482E">
      <w:pPr>
        <w:numPr>
          <w:ilvl w:val="0"/>
          <w:numId w:val="2"/>
        </w:numPr>
        <w:spacing w:after="1005" w:line="480" w:lineRule="auto"/>
        <w:ind w:right="13" w:hanging="360"/>
        <w:pPrChange w:id="430" w:author="Juli" w:date="2024-12-04T14:30:00Z">
          <w:pPr>
            <w:numPr>
              <w:numId w:val="2"/>
            </w:numPr>
            <w:spacing w:after="1005" w:line="265" w:lineRule="auto"/>
            <w:ind w:left="720" w:right="13" w:hanging="360"/>
          </w:pPr>
        </w:pPrChange>
      </w:pPr>
      <w:proofErr w:type="spellStart"/>
      <w:proofErr w:type="gramStart"/>
      <w:r w:rsidRPr="00284A7A">
        <w:rPr>
          <w:b/>
        </w:rPr>
        <w:t>NewPing</w:t>
      </w:r>
      <w:proofErr w:type="spellEnd"/>
      <w:r w:rsidRPr="00284A7A">
        <w:rPr>
          <w:b/>
        </w:rPr>
        <w:t xml:space="preserve"> :</w:t>
      </w:r>
      <w:proofErr w:type="gramEnd"/>
      <w:r w:rsidRPr="00284A7A">
        <w:rPr>
          <w:b/>
        </w:rPr>
        <w:t xml:space="preserve">: </w:t>
      </w:r>
      <w:proofErr w:type="spellStart"/>
      <w:r w:rsidRPr="00284A7A">
        <w:rPr>
          <w:b/>
        </w:rPr>
        <w:t>timer_stop</w:t>
      </w:r>
      <w:proofErr w:type="spellEnd"/>
      <w:r w:rsidRPr="00284A7A">
        <w:rPr>
          <w:b/>
        </w:rPr>
        <w:t xml:space="preserve"> (): </w:t>
      </w:r>
      <w:r w:rsidRPr="00284A7A">
        <w:t>detiene el temporizador.</w:t>
      </w:r>
    </w:p>
    <w:p w:rsidR="008A1F7B" w:rsidRPr="00284A7A" w:rsidRDefault="00336BF5">
      <w:pPr>
        <w:spacing w:after="264" w:line="480" w:lineRule="auto"/>
        <w:ind w:left="-5" w:right="13"/>
        <w:pPrChange w:id="431" w:author="Juli" w:date="2024-12-04T14:30:00Z">
          <w:pPr>
            <w:spacing w:after="264" w:line="259" w:lineRule="auto"/>
            <w:ind w:left="-5" w:right="13"/>
          </w:pPr>
        </w:pPrChange>
      </w:pPr>
      <w:ins w:id="432" w:author="Juli" w:date="2024-12-04T14:47:00Z">
        <w:r>
          <w:t>Estas s</w:t>
        </w:r>
      </w:ins>
      <w:del w:id="433" w:author="Juli" w:date="2024-12-04T14:47:00Z">
        <w:r w:rsidR="0063482E" w:rsidRPr="00284A7A" w:rsidDel="00336BF5">
          <w:delText>S</w:delText>
        </w:r>
      </w:del>
      <w:r w:rsidR="0063482E" w:rsidRPr="00284A7A">
        <w:t>on las funciones que dispone esta librería.</w:t>
      </w:r>
    </w:p>
    <w:p w:rsidR="008A1F7B" w:rsidRPr="00284A7A" w:rsidRDefault="0063482E">
      <w:pPr>
        <w:spacing w:after="764" w:line="480" w:lineRule="auto"/>
        <w:ind w:left="-5"/>
        <w:pPrChange w:id="434" w:author="Juli" w:date="2024-12-04T14:30:00Z">
          <w:pPr>
            <w:spacing w:after="764" w:line="265" w:lineRule="auto"/>
            <w:ind w:left="-5"/>
          </w:pPr>
        </w:pPrChange>
      </w:pPr>
      <w:r w:rsidRPr="00336BF5">
        <w:rPr>
          <w:b/>
          <w:rPrChange w:id="435" w:author="Juli" w:date="2024-12-04T14:47:00Z">
            <w:rPr/>
          </w:rPrChange>
        </w:rPr>
        <w:t>La información fue sacada de la siguiente página:</w:t>
      </w:r>
      <w:r w:rsidRPr="00284A7A">
        <w:t xml:space="preserve"> </w:t>
      </w:r>
      <w:r w:rsidRPr="00284A7A">
        <w:rPr>
          <w:rPrChange w:id="436" w:author="Juli" w:date="2024-12-04T14:30:00Z">
            <w:rPr/>
          </w:rPrChange>
        </w:rPr>
        <w:fldChar w:fldCharType="begin"/>
      </w:r>
      <w:r w:rsidRPr="00284A7A">
        <w:instrText xml:space="preserve"> HYPERLINK "https://eloctavobit.com/librerias-arduino/newping" \h </w:instrText>
      </w:r>
      <w:r w:rsidRPr="00284A7A">
        <w:rPr>
          <w:rPrChange w:id="437" w:author="Juli" w:date="2024-12-04T14:30:00Z">
            <w:rPr>
              <w:color w:val="1155CC"/>
              <w:u w:val="single" w:color="1155CC"/>
            </w:rPr>
          </w:rPrChange>
        </w:rPr>
        <w:fldChar w:fldCharType="separate"/>
      </w:r>
      <w:r w:rsidRPr="00284A7A">
        <w:rPr>
          <w:color w:val="1155CC"/>
          <w:u w:val="single" w:color="1155CC"/>
        </w:rPr>
        <w:t>https://eloctavobit.com/librerias-arduino/newping</w:t>
      </w:r>
      <w:r w:rsidRPr="00284A7A">
        <w:rPr>
          <w:color w:val="1155CC"/>
          <w:u w:val="single" w:color="1155CC"/>
          <w:rPrChange w:id="438" w:author="Juli" w:date="2024-12-04T14:30:00Z">
            <w:rPr>
              <w:color w:val="1155CC"/>
              <w:u w:val="single" w:color="1155CC"/>
            </w:rPr>
          </w:rPrChange>
        </w:rPr>
        <w:fldChar w:fldCharType="end"/>
      </w:r>
    </w:p>
    <w:p w:rsidR="008A1F7B" w:rsidRPr="00284A7A" w:rsidRDefault="0063482E">
      <w:pPr>
        <w:spacing w:line="480" w:lineRule="auto"/>
        <w:ind w:left="-5" w:right="13"/>
        <w:pPrChange w:id="439" w:author="Juli" w:date="2024-12-04T14:30:00Z">
          <w:pPr>
            <w:ind w:left="-5" w:right="13"/>
          </w:pPr>
        </w:pPrChange>
      </w:pPr>
      <w:del w:id="440" w:author="Juli" w:date="2024-12-04T14:48:00Z">
        <w:r w:rsidRPr="00284A7A" w:rsidDel="00336BF5">
          <w:delText>Otra de las alternativas que no había considerado hasta la fecha,</w:delText>
        </w:r>
      </w:del>
      <w:ins w:id="441" w:author="Juli" w:date="2024-12-04T14:48:00Z">
        <w:r w:rsidR="00336BF5">
          <w:t>Se me ocurrió una idea, que hasta el momento no había hecho y</w:t>
        </w:r>
      </w:ins>
      <w:r w:rsidRPr="00284A7A">
        <w:t xml:space="preserve"> fue hacer las búsquedas de </w:t>
      </w:r>
      <w:proofErr w:type="gramStart"/>
      <w:r w:rsidRPr="00284A7A">
        <w:t>google</w:t>
      </w:r>
      <w:proofErr w:type="gramEnd"/>
      <w:r w:rsidRPr="00284A7A">
        <w:t xml:space="preserve"> pero en inglés, y escribir algo en google en inglés hace que te aparezca información más precisa o incluso más útil que en español.</w:t>
      </w:r>
    </w:p>
    <w:p w:rsidR="008A1F7B" w:rsidRPr="00284A7A" w:rsidRDefault="0063482E">
      <w:pPr>
        <w:spacing w:after="506" w:line="480" w:lineRule="auto"/>
        <w:ind w:left="-5" w:right="13"/>
        <w:pPrChange w:id="442" w:author="Juli" w:date="2024-12-04T14:30:00Z">
          <w:pPr>
            <w:spacing w:after="506"/>
            <w:ind w:left="-5" w:right="13"/>
          </w:pPr>
        </w:pPrChange>
      </w:pPr>
      <w:r w:rsidRPr="00284A7A">
        <w:t xml:space="preserve">Y efectivamente </w:t>
      </w:r>
      <w:del w:id="443" w:author="Juli" w:date="2024-12-04T14:48:00Z">
        <w:r w:rsidRPr="00284A7A" w:rsidDel="00336BF5">
          <w:delText>sucedió esto</w:delText>
        </w:r>
      </w:del>
      <w:ins w:id="444" w:author="Juli" w:date="2024-12-04T14:48:00Z">
        <w:r w:rsidR="00336BF5">
          <w:t>funcion</w:t>
        </w:r>
      </w:ins>
      <w:ins w:id="445" w:author="Juli" w:date="2024-12-04T14:49:00Z">
        <w:r w:rsidR="00336BF5">
          <w:t>ó</w:t>
        </w:r>
      </w:ins>
      <w:r w:rsidRPr="00284A7A">
        <w:t xml:space="preserve">, estaba buscando en como calcular la velocidad y que este dato me lo muestre en pantalla y lo que encontré fue una página en la cual desarrollaron un radar parecido al que yo iba a hacer y bueno, use la página para saber </w:t>
      </w:r>
      <w:proofErr w:type="spellStart"/>
      <w:r w:rsidRPr="00284A7A">
        <w:t>como</w:t>
      </w:r>
      <w:proofErr w:type="spellEnd"/>
      <w:r w:rsidRPr="00284A7A">
        <w:t xml:space="preserve"> hacer las bases del código en </w:t>
      </w:r>
      <w:proofErr w:type="spellStart"/>
      <w:r w:rsidRPr="00284A7A">
        <w:t>Processing</w:t>
      </w:r>
      <w:proofErr w:type="spellEnd"/>
      <w:r w:rsidRPr="00284A7A">
        <w:t xml:space="preserve"> ya que una cosa era saber la teoría y otra la práctica, en fin, a continuación adjunto el link de la página: </w:t>
      </w:r>
      <w:r w:rsidRPr="00284A7A">
        <w:rPr>
          <w:rPrChange w:id="446" w:author="Juli" w:date="2024-12-04T14:30:00Z">
            <w:rPr/>
          </w:rPrChange>
        </w:rPr>
        <w:fldChar w:fldCharType="begin"/>
      </w:r>
      <w:r w:rsidRPr="00284A7A">
        <w:instrText xml:space="preserve"> HYPERLINK "https://howtomechatronics.com/projects/arduino-radar-project/" \h </w:instrText>
      </w:r>
      <w:r w:rsidRPr="00284A7A">
        <w:rPr>
          <w:rPrChange w:id="447" w:author="Juli" w:date="2024-12-04T14:30:00Z">
            <w:rPr>
              <w:color w:val="1155CC"/>
              <w:u w:val="single" w:color="1155CC"/>
            </w:rPr>
          </w:rPrChange>
        </w:rPr>
        <w:fldChar w:fldCharType="separate"/>
      </w:r>
      <w:r w:rsidRPr="00284A7A">
        <w:rPr>
          <w:color w:val="1155CC"/>
          <w:u w:val="single" w:color="1155CC"/>
        </w:rPr>
        <w:t>https://howtomechatronics.com/projects/arduino-radar-project/</w:t>
      </w:r>
      <w:r w:rsidRPr="00284A7A">
        <w:rPr>
          <w:color w:val="1155CC"/>
          <w:u w:val="single" w:color="1155CC"/>
          <w:rPrChange w:id="448" w:author="Juli" w:date="2024-12-04T14:30:00Z">
            <w:rPr>
              <w:color w:val="1155CC"/>
              <w:u w:val="single" w:color="1155CC"/>
            </w:rPr>
          </w:rPrChange>
        </w:rPr>
        <w:fldChar w:fldCharType="end"/>
      </w:r>
    </w:p>
    <w:p w:rsidR="008A1F7B" w:rsidRPr="00284A7A" w:rsidRDefault="0063482E">
      <w:pPr>
        <w:spacing w:line="480" w:lineRule="auto"/>
        <w:ind w:left="-5" w:right="13"/>
        <w:pPrChange w:id="449" w:author="Juli" w:date="2024-12-04T14:30:00Z">
          <w:pPr>
            <w:ind w:left="-5" w:right="13"/>
          </w:pPr>
        </w:pPrChange>
      </w:pPr>
      <w:r w:rsidRPr="00284A7A">
        <w:lastRenderedPageBreak/>
        <w:t xml:space="preserve">Esta página fue </w:t>
      </w:r>
      <w:del w:id="450" w:author="Juli" w:date="2024-12-04T14:49:00Z">
        <w:r w:rsidRPr="00284A7A" w:rsidDel="00336BF5">
          <w:delText>muy útil</w:delText>
        </w:r>
      </w:del>
      <w:ins w:id="451" w:author="Juli" w:date="2024-12-04T14:49:00Z">
        <w:r w:rsidR="00336BF5">
          <w:t>de mucha ayuda</w:t>
        </w:r>
      </w:ins>
      <w:r w:rsidRPr="00284A7A">
        <w:t xml:space="preserve"> ya que el código me sirve demasiado para saber en </w:t>
      </w:r>
      <w:proofErr w:type="spellStart"/>
      <w:r w:rsidRPr="00284A7A">
        <w:t>como</w:t>
      </w:r>
      <w:proofErr w:type="spellEnd"/>
      <w:r w:rsidRPr="00284A7A">
        <w:t xml:space="preserve"> empezar a crear la interfaz del radar y bueno, los videos que use al principio del proyecto los </w:t>
      </w:r>
      <w:proofErr w:type="spellStart"/>
      <w:r w:rsidRPr="00284A7A">
        <w:t>volvi</w:t>
      </w:r>
      <w:proofErr w:type="spellEnd"/>
      <w:r w:rsidRPr="00284A7A">
        <w:t xml:space="preserve"> a ver para </w:t>
      </w:r>
      <w:proofErr w:type="spellStart"/>
      <w:r w:rsidRPr="00284A7A">
        <w:t>asi</w:t>
      </w:r>
      <w:proofErr w:type="spellEnd"/>
      <w:r w:rsidRPr="00284A7A">
        <w:t xml:space="preserve"> entender mejor los comandos.</w:t>
      </w:r>
    </w:p>
    <w:p w:rsidR="008A1F7B" w:rsidRPr="00284A7A" w:rsidRDefault="0063482E">
      <w:pPr>
        <w:spacing w:after="480" w:line="480" w:lineRule="auto"/>
        <w:ind w:left="-5" w:right="13"/>
        <w:pPrChange w:id="452" w:author="Juli" w:date="2024-12-04T14:30:00Z">
          <w:pPr>
            <w:spacing w:after="480"/>
            <w:ind w:left="-5" w:right="13"/>
          </w:pPr>
        </w:pPrChange>
      </w:pPr>
      <w:del w:id="453" w:author="Juli" w:date="2024-12-04T14:49:00Z">
        <w:r w:rsidRPr="00284A7A" w:rsidDel="00336BF5">
          <w:delText xml:space="preserve">Seguí </w:delText>
        </w:r>
      </w:del>
      <w:ins w:id="454" w:author="Juli" w:date="2024-12-04T14:49:00Z">
        <w:r w:rsidR="00336BF5">
          <w:t>Voy a seguir</w:t>
        </w:r>
        <w:r w:rsidR="00336BF5" w:rsidRPr="00284A7A">
          <w:t xml:space="preserve"> </w:t>
        </w:r>
      </w:ins>
      <w:r w:rsidRPr="00284A7A">
        <w:t xml:space="preserve">investigando otras fuentes para entender bien el planteo que se debía hacer en el código de </w:t>
      </w:r>
      <w:proofErr w:type="spellStart"/>
      <w:r w:rsidRPr="00284A7A">
        <w:t>Processing</w:t>
      </w:r>
      <w:proofErr w:type="spellEnd"/>
      <w:r w:rsidRPr="00284A7A">
        <w:t xml:space="preserve">, no me esperaba que iba a ser lo más complicado del proyecto </w:t>
      </w:r>
      <w:r w:rsidRPr="00284A7A">
        <w:rPr>
          <w:rPrChange w:id="455" w:author="Juli" w:date="2024-12-04T14:30:00Z">
            <w:rPr/>
          </w:rPrChange>
        </w:rPr>
        <w:fldChar w:fldCharType="begin"/>
      </w:r>
      <w:r w:rsidRPr="00284A7A">
        <w:instrText xml:space="preserve"> HYPERLINK "https://howtomechatronics.com/projects/arduino-radar-project/" \l "google_vignette" \h </w:instrText>
      </w:r>
      <w:r w:rsidRPr="00284A7A">
        <w:rPr>
          <w:rPrChange w:id="456" w:author="Juli" w:date="2024-12-04T14:30:00Z">
            <w:rPr>
              <w:color w:val="1155CC"/>
              <w:u w:val="single" w:color="1155CC"/>
            </w:rPr>
          </w:rPrChange>
        </w:rPr>
        <w:fldChar w:fldCharType="separate"/>
      </w:r>
      <w:r w:rsidRPr="00284A7A">
        <w:rPr>
          <w:color w:val="1155CC"/>
          <w:u w:val="single" w:color="1155CC"/>
        </w:rPr>
        <w:t>https://howtomechatronics.com/projects/arduino-radar-project/#google_vignette</w:t>
      </w:r>
      <w:r w:rsidRPr="00284A7A">
        <w:rPr>
          <w:color w:val="1155CC"/>
          <w:u w:val="single" w:color="1155CC"/>
          <w:rPrChange w:id="457" w:author="Juli" w:date="2024-12-04T14:30:00Z">
            <w:rPr>
              <w:color w:val="1155CC"/>
              <w:u w:val="single" w:color="1155CC"/>
            </w:rPr>
          </w:rPrChange>
        </w:rPr>
        <w:fldChar w:fldCharType="end"/>
      </w:r>
    </w:p>
    <w:p w:rsidR="008A1F7B" w:rsidRPr="00284A7A" w:rsidRDefault="0063482E">
      <w:pPr>
        <w:spacing w:after="510" w:line="480" w:lineRule="auto"/>
        <w:ind w:left="-5"/>
        <w:pPrChange w:id="458" w:author="Juli" w:date="2024-12-04T14:30:00Z">
          <w:pPr>
            <w:spacing w:after="510" w:line="265" w:lineRule="auto"/>
            <w:ind w:left="-5"/>
          </w:pPr>
        </w:pPrChange>
      </w:pPr>
      <w:r w:rsidRPr="00284A7A">
        <w:rPr>
          <w:rPrChange w:id="459" w:author="Juli" w:date="2024-12-04T14:30:00Z">
            <w:rPr/>
          </w:rPrChange>
        </w:rPr>
        <w:fldChar w:fldCharType="begin"/>
      </w:r>
      <w:r w:rsidRPr="00284A7A">
        <w:instrText xml:space="preserve"> HYPERLINK "https://www.hackster.io/Yug_Ajmera/radar-sonar-using-processing-3-7302c6" \h </w:instrText>
      </w:r>
      <w:r w:rsidRPr="00284A7A">
        <w:rPr>
          <w:rPrChange w:id="460" w:author="Juli" w:date="2024-12-04T14:30:00Z">
            <w:rPr>
              <w:color w:val="1155CC"/>
              <w:u w:val="single" w:color="1155CC"/>
            </w:rPr>
          </w:rPrChange>
        </w:rPr>
        <w:fldChar w:fldCharType="separate"/>
      </w:r>
      <w:r w:rsidRPr="00284A7A">
        <w:rPr>
          <w:color w:val="1155CC"/>
          <w:u w:val="single" w:color="1155CC"/>
        </w:rPr>
        <w:t>https://www.hackster.io/Yug_Ajmera/radar-sonar-using-processing-3-7302c6</w:t>
      </w:r>
      <w:r w:rsidRPr="00284A7A">
        <w:rPr>
          <w:color w:val="1155CC"/>
          <w:u w:val="single" w:color="1155CC"/>
          <w:rPrChange w:id="461" w:author="Juli" w:date="2024-12-04T14:30:00Z">
            <w:rPr>
              <w:color w:val="1155CC"/>
              <w:u w:val="single" w:color="1155CC"/>
            </w:rPr>
          </w:rPrChange>
        </w:rPr>
        <w:fldChar w:fldCharType="end"/>
      </w:r>
      <w:moveToRangeStart w:id="462" w:author="Juli" w:date="2024-12-04T14:50:00Z" w:name="move184216225"/>
      <w:moveTo w:id="463" w:author="Juli" w:date="2024-12-04T14:50:00Z">
        <w:r w:rsidR="00336BF5" w:rsidRPr="00CF513A">
          <w:rPr>
            <w:noProof/>
          </w:rPr>
          <w:drawing>
            <wp:inline distT="0" distB="0" distL="0" distR="0" wp14:anchorId="63745925" wp14:editId="018CD1F6">
              <wp:extent cx="5939155" cy="3274150"/>
              <wp:effectExtent l="0" t="0" r="4445" b="2540"/>
              <wp:docPr id="1" name="Picture 1993"/>
              <wp:cNvGraphicFramePr/>
              <a:graphic xmlns:a="http://schemas.openxmlformats.org/drawingml/2006/main">
                <a:graphicData uri="http://schemas.openxmlformats.org/drawingml/2006/picture">
                  <pic:pic xmlns:pic="http://schemas.openxmlformats.org/drawingml/2006/picture">
                    <pic:nvPicPr>
                      <pic:cNvPr id="1993" name="Picture 1993"/>
                      <pic:cNvPicPr/>
                    </pic:nvPicPr>
                    <pic:blipFill>
                      <a:blip r:embed="rId22"/>
                      <a:stretch>
                        <a:fillRect/>
                      </a:stretch>
                    </pic:blipFill>
                    <pic:spPr>
                      <a:xfrm>
                        <a:off x="0" y="0"/>
                        <a:ext cx="5939155" cy="3274150"/>
                      </a:xfrm>
                      <a:prstGeom prst="rect">
                        <a:avLst/>
                      </a:prstGeom>
                    </pic:spPr>
                  </pic:pic>
                </a:graphicData>
              </a:graphic>
            </wp:inline>
          </w:drawing>
        </w:r>
      </w:moveTo>
      <w:moveToRangeEnd w:id="462"/>
    </w:p>
    <w:p w:rsidR="008A1F7B" w:rsidRPr="00284A7A" w:rsidRDefault="0063482E">
      <w:pPr>
        <w:spacing w:line="480" w:lineRule="auto"/>
        <w:ind w:left="-5" w:right="13"/>
        <w:pPrChange w:id="464" w:author="Juli" w:date="2024-12-04T14:30:00Z">
          <w:pPr>
            <w:ind w:left="-5" w:right="13"/>
          </w:pPr>
        </w:pPrChange>
      </w:pPr>
      <w:r w:rsidRPr="00284A7A">
        <w:t>Este es otro de los Links que visite, la idea principal de buscar estos códigos es para ver alguna similitud que tienen ambos códigos, para que en el momento de hacer el código no tenga complicaciones o al menos esa es la idea.</w:t>
      </w:r>
    </w:p>
    <w:p w:rsidR="008A1F7B" w:rsidRPr="00284A7A" w:rsidRDefault="0063482E">
      <w:pPr>
        <w:spacing w:line="480" w:lineRule="auto"/>
        <w:ind w:left="-5" w:right="13"/>
        <w:pPrChange w:id="465" w:author="Juli" w:date="2024-12-04T14:30:00Z">
          <w:pPr>
            <w:ind w:left="-5" w:right="13"/>
          </w:pPr>
        </w:pPrChange>
      </w:pPr>
      <w:r w:rsidRPr="00284A7A">
        <w:t xml:space="preserve">En esta </w:t>
      </w:r>
      <w:proofErr w:type="spellStart"/>
      <w:r w:rsidRPr="00284A7A">
        <w:t>pagina</w:t>
      </w:r>
      <w:proofErr w:type="spellEnd"/>
      <w:r w:rsidRPr="00284A7A">
        <w:t xml:space="preserve"> pude encontrar demasiada información para hacer el código de </w:t>
      </w:r>
      <w:proofErr w:type="spellStart"/>
      <w:r w:rsidRPr="00284A7A">
        <w:t>processing</w:t>
      </w:r>
      <w:proofErr w:type="spellEnd"/>
      <w:r w:rsidRPr="00284A7A">
        <w:t xml:space="preserve">, como por ejemplo imágenes de referencia para qué servía cada </w:t>
      </w:r>
      <w:proofErr w:type="spellStart"/>
      <w:r w:rsidRPr="00284A7A">
        <w:t>linea</w:t>
      </w:r>
      <w:proofErr w:type="spellEnd"/>
      <w:r w:rsidRPr="00284A7A">
        <w:t xml:space="preserve"> de </w:t>
      </w:r>
      <w:proofErr w:type="spellStart"/>
      <w:r w:rsidRPr="00284A7A">
        <w:t>codigo</w:t>
      </w:r>
      <w:proofErr w:type="spellEnd"/>
      <w:r w:rsidRPr="00284A7A">
        <w:t xml:space="preserve"> o cada </w:t>
      </w:r>
      <w:proofErr w:type="spellStart"/>
      <w:proofErr w:type="gramStart"/>
      <w:r w:rsidRPr="00284A7A">
        <w:t>void</w:t>
      </w:r>
      <w:proofErr w:type="spellEnd"/>
      <w:r w:rsidRPr="00284A7A">
        <w:t>(</w:t>
      </w:r>
      <w:proofErr w:type="gramEnd"/>
      <w:r w:rsidRPr="00284A7A">
        <w:t>).</w:t>
      </w:r>
    </w:p>
    <w:p w:rsidR="008A1F7B" w:rsidRPr="00284A7A" w:rsidRDefault="0063482E">
      <w:pPr>
        <w:spacing w:after="870" w:line="480" w:lineRule="auto"/>
        <w:ind w:left="30" w:right="-37" w:firstLine="0"/>
        <w:pPrChange w:id="466" w:author="Juli" w:date="2024-12-04T14:30:00Z">
          <w:pPr>
            <w:spacing w:after="870" w:line="259" w:lineRule="auto"/>
            <w:ind w:left="30" w:right="-37" w:firstLine="0"/>
          </w:pPr>
        </w:pPrChange>
      </w:pPr>
      <w:moveFromRangeStart w:id="467" w:author="Juli" w:date="2024-12-04T14:50:00Z" w:name="move184216225"/>
      <w:moveFrom w:id="468" w:author="Juli" w:date="2024-12-04T14:50:00Z">
        <w:r w:rsidRPr="00284A7A" w:rsidDel="00336BF5">
          <w:rPr>
            <w:noProof/>
            <w:rPrChange w:id="469" w:author="Juli" w:date="2024-12-04T14:30:00Z">
              <w:rPr>
                <w:noProof/>
              </w:rPr>
            </w:rPrChange>
          </w:rPr>
          <w:drawing>
            <wp:inline distT="0" distB="0" distL="0" distR="0">
              <wp:extent cx="5943600" cy="3276600"/>
              <wp:effectExtent l="0" t="0" r="0" b="0"/>
              <wp:docPr id="1993" name="Picture 1993"/>
              <wp:cNvGraphicFramePr/>
              <a:graphic xmlns:a="http://schemas.openxmlformats.org/drawingml/2006/main">
                <a:graphicData uri="http://schemas.openxmlformats.org/drawingml/2006/picture">
                  <pic:pic xmlns:pic="http://schemas.openxmlformats.org/drawingml/2006/picture">
                    <pic:nvPicPr>
                      <pic:cNvPr id="1993" name="Picture 1993"/>
                      <pic:cNvPicPr/>
                    </pic:nvPicPr>
                    <pic:blipFill>
                      <a:blip r:embed="rId22"/>
                      <a:stretch>
                        <a:fillRect/>
                      </a:stretch>
                    </pic:blipFill>
                    <pic:spPr>
                      <a:xfrm>
                        <a:off x="0" y="0"/>
                        <a:ext cx="5943600" cy="3276600"/>
                      </a:xfrm>
                      <a:prstGeom prst="rect">
                        <a:avLst/>
                      </a:prstGeom>
                    </pic:spPr>
                  </pic:pic>
                </a:graphicData>
              </a:graphic>
            </wp:inline>
          </w:drawing>
        </w:r>
      </w:moveFrom>
      <w:moveFromRangeEnd w:id="467"/>
    </w:p>
    <w:p w:rsidR="008A1F7B" w:rsidRPr="00336BF5" w:rsidRDefault="0063482E">
      <w:pPr>
        <w:pStyle w:val="Ttulo2"/>
        <w:spacing w:line="480" w:lineRule="auto"/>
        <w:ind w:left="-5"/>
        <w:rPr>
          <w:rFonts w:ascii="Times New Roman" w:hAnsi="Times New Roman" w:cs="Times New Roman"/>
          <w:color w:val="FF0000"/>
          <w:sz w:val="24"/>
          <w:szCs w:val="24"/>
          <w:rPrChange w:id="470" w:author="Juli" w:date="2024-12-04T14:50:00Z">
            <w:rPr/>
          </w:rPrChange>
        </w:rPr>
        <w:pPrChange w:id="471" w:author="Juli" w:date="2024-12-04T14:30:00Z">
          <w:pPr>
            <w:pStyle w:val="Ttulo2"/>
            <w:ind w:left="-5"/>
          </w:pPr>
        </w:pPrChange>
      </w:pPr>
      <w:del w:id="472" w:author="Juli" w:date="2024-12-04T14:50:00Z">
        <w:r w:rsidRPr="00336BF5" w:rsidDel="00336BF5">
          <w:rPr>
            <w:rFonts w:ascii="Times New Roman" w:hAnsi="Times New Roman" w:cs="Times New Roman"/>
            <w:color w:val="FF0000"/>
            <w:sz w:val="24"/>
            <w:szCs w:val="24"/>
            <w:rPrChange w:id="473" w:author="Juli" w:date="2024-12-04T14:50:00Z">
              <w:rPr/>
            </w:rPrChange>
          </w:rPr>
          <w:lastRenderedPageBreak/>
          <w:delText>Etapa 2</w:delText>
        </w:r>
      </w:del>
      <w:ins w:id="474" w:author="Juli" w:date="2024-12-04T14:50:00Z">
        <w:r w:rsidR="00336BF5" w:rsidRPr="00336BF5">
          <w:rPr>
            <w:rFonts w:ascii="Times New Roman" w:hAnsi="Times New Roman" w:cs="Times New Roman"/>
            <w:color w:val="FF0000"/>
            <w:sz w:val="24"/>
            <w:szCs w:val="24"/>
            <w:rPrChange w:id="475" w:author="Juli" w:date="2024-12-04T14:50:00Z">
              <w:rPr>
                <w:rFonts w:ascii="Times New Roman" w:hAnsi="Times New Roman" w:cs="Times New Roman"/>
              </w:rPr>
            </w:rPrChange>
          </w:rPr>
          <w:t>Segunda Etapa</w:t>
        </w:r>
      </w:ins>
      <w:r w:rsidRPr="00336BF5">
        <w:rPr>
          <w:rFonts w:ascii="Times New Roman" w:hAnsi="Times New Roman" w:cs="Times New Roman"/>
          <w:color w:val="FF0000"/>
          <w:sz w:val="24"/>
          <w:szCs w:val="24"/>
          <w:rPrChange w:id="476" w:author="Juli" w:date="2024-12-04T14:50:00Z">
            <w:rPr/>
          </w:rPrChange>
        </w:rPr>
        <w:t>: Prueba y ERROR</w:t>
      </w:r>
    </w:p>
    <w:p w:rsidR="008A1F7B" w:rsidRPr="00284A7A" w:rsidRDefault="0063482E">
      <w:pPr>
        <w:spacing w:line="480" w:lineRule="auto"/>
        <w:ind w:left="-5" w:right="13"/>
        <w:pPrChange w:id="477" w:author="Juli" w:date="2024-12-04T14:30:00Z">
          <w:pPr>
            <w:ind w:left="-5" w:right="13"/>
          </w:pPr>
        </w:pPrChange>
      </w:pPr>
      <w:del w:id="478" w:author="Juli" w:date="2024-12-04T14:51:00Z">
        <w:r w:rsidRPr="00284A7A" w:rsidDel="00336BF5">
          <w:delText>Ahora, después de cursos, visitar páginas y etc</w:delText>
        </w:r>
      </w:del>
      <w:ins w:id="479" w:author="Juli" w:date="2024-12-04T14:51:00Z">
        <w:r w:rsidR="00336BF5">
          <w:t xml:space="preserve">Bueno después de toda la </w:t>
        </w:r>
        <w:proofErr w:type="gramStart"/>
        <w:r w:rsidR="00336BF5">
          <w:t>primer etapa</w:t>
        </w:r>
        <w:proofErr w:type="gramEnd"/>
        <w:r w:rsidR="00336BF5">
          <w:t xml:space="preserve">, de mirar cursos, investigar en páginas y demás </w:t>
        </w:r>
        <w:proofErr w:type="spellStart"/>
        <w:r w:rsidR="00336BF5">
          <w:t>invenstigacion</w:t>
        </w:r>
      </w:ins>
      <w:proofErr w:type="spellEnd"/>
      <w:r w:rsidRPr="00284A7A">
        <w:t xml:space="preserve">. </w:t>
      </w:r>
      <w:del w:id="480" w:author="Juli" w:date="2024-12-04T14:51:00Z">
        <w:r w:rsidRPr="00284A7A" w:rsidDel="00336BF5">
          <w:delText xml:space="preserve">Empieza </w:delText>
        </w:r>
      </w:del>
      <w:ins w:id="481" w:author="Juli" w:date="2024-12-04T14:51:00Z">
        <w:r w:rsidR="00336BF5">
          <w:t>Comenzamos</w:t>
        </w:r>
        <w:r w:rsidR="00336BF5" w:rsidRPr="00284A7A">
          <w:t xml:space="preserve"> </w:t>
        </w:r>
      </w:ins>
      <w:r w:rsidRPr="00284A7A">
        <w:t xml:space="preserve">la construcción del radar usando de referencia todo lo adjuntado hasta el momento, empezando con la maqueta en el </w:t>
      </w:r>
      <w:proofErr w:type="spellStart"/>
      <w:r w:rsidRPr="00284A7A">
        <w:t>Tinkercad</w:t>
      </w:r>
      <w:proofErr w:type="spellEnd"/>
      <w:r w:rsidRPr="00284A7A">
        <w:t>, adjunto imagen:</w:t>
      </w:r>
    </w:p>
    <w:p w:rsidR="008A1F7B" w:rsidRPr="00284A7A" w:rsidRDefault="0063482E">
      <w:pPr>
        <w:spacing w:after="353" w:line="480" w:lineRule="auto"/>
        <w:ind w:left="30" w:right="-37" w:firstLine="0"/>
        <w:pPrChange w:id="482" w:author="Juli" w:date="2024-12-04T14:30:00Z">
          <w:pPr>
            <w:spacing w:after="353" w:line="259" w:lineRule="auto"/>
            <w:ind w:left="30" w:right="-37" w:firstLine="0"/>
          </w:pPr>
        </w:pPrChange>
      </w:pPr>
      <w:r w:rsidRPr="00284A7A">
        <w:rPr>
          <w:noProof/>
          <w:rPrChange w:id="483" w:author="Juli" w:date="2024-12-04T14:30:00Z">
            <w:rPr>
              <w:noProof/>
            </w:rPr>
          </w:rPrChange>
        </w:rPr>
        <w:drawing>
          <wp:inline distT="0" distB="0" distL="0" distR="0">
            <wp:extent cx="5943600" cy="3638550"/>
            <wp:effectExtent l="0" t="0" r="0" b="0"/>
            <wp:docPr id="2096" name="Picture 2096"/>
            <wp:cNvGraphicFramePr/>
            <a:graphic xmlns:a="http://schemas.openxmlformats.org/drawingml/2006/main">
              <a:graphicData uri="http://schemas.openxmlformats.org/drawingml/2006/picture">
                <pic:pic xmlns:pic="http://schemas.openxmlformats.org/drawingml/2006/picture">
                  <pic:nvPicPr>
                    <pic:cNvPr id="2096" name="Picture 2096"/>
                    <pic:cNvPicPr/>
                  </pic:nvPicPr>
                  <pic:blipFill>
                    <a:blip r:embed="rId23"/>
                    <a:stretch>
                      <a:fillRect/>
                    </a:stretch>
                  </pic:blipFill>
                  <pic:spPr>
                    <a:xfrm>
                      <a:off x="0" y="0"/>
                      <a:ext cx="5943600" cy="3638550"/>
                    </a:xfrm>
                    <a:prstGeom prst="rect">
                      <a:avLst/>
                    </a:prstGeom>
                  </pic:spPr>
                </pic:pic>
              </a:graphicData>
            </a:graphic>
          </wp:inline>
        </w:drawing>
      </w:r>
    </w:p>
    <w:p w:rsidR="008A1F7B" w:rsidRPr="00284A7A" w:rsidRDefault="0063482E">
      <w:pPr>
        <w:spacing w:after="484" w:line="480" w:lineRule="auto"/>
        <w:ind w:left="-5" w:right="13"/>
        <w:pPrChange w:id="484" w:author="Juli" w:date="2024-12-04T14:30:00Z">
          <w:pPr>
            <w:spacing w:after="484"/>
            <w:ind w:left="-5" w:right="13"/>
          </w:pPr>
        </w:pPrChange>
      </w:pPr>
      <w:del w:id="485" w:author="Juli" w:date="2024-12-04T14:52:00Z">
        <w:r w:rsidRPr="00284A7A" w:rsidDel="00336BF5">
          <w:delText xml:space="preserve">Como se ve en la imagen segui el ejemplo de la maqueta anterior q mande, solo que en esta se ve mejor o al menos más entendible las conexiones, tal vez había otra forma de hacerlo mejor, pero fue hasta ahí donde llego mi intelecto </w:delText>
        </w:r>
        <w:r w:rsidRPr="00284A7A" w:rsidDel="00336BF5">
          <w:rPr>
            <w:rFonts w:ascii="Segoe UI Symbol" w:eastAsia="Calibri" w:hAnsi="Segoe UI Symbol" w:cs="Segoe UI Symbol"/>
            <w:rPrChange w:id="486" w:author="Juli" w:date="2024-12-04T14:30:00Z">
              <w:rPr>
                <w:rFonts w:ascii="Calibri" w:eastAsia="Calibri" w:hAnsi="Calibri" w:cs="Calibri"/>
              </w:rPr>
            </w:rPrChange>
          </w:rPr>
          <w:delText>🙂</w:delText>
        </w:r>
      </w:del>
      <w:ins w:id="487" w:author="Juli" w:date="2024-12-04T14:52:00Z">
        <w:r w:rsidR="00336BF5">
          <w:t xml:space="preserve">En esta imagen se puede ver como pude realizar la </w:t>
        </w:r>
      </w:ins>
      <w:ins w:id="488" w:author="Juli" w:date="2024-12-04T14:53:00Z">
        <w:r w:rsidR="00336BF5">
          <w:t>conexión</w:t>
        </w:r>
      </w:ins>
      <w:ins w:id="489" w:author="Juli" w:date="2024-12-04T14:52:00Z">
        <w:r w:rsidR="00336BF5">
          <w:t xml:space="preserve"> y </w:t>
        </w:r>
      </w:ins>
      <w:ins w:id="490" w:author="Juli" w:date="2024-12-04T14:53:00Z">
        <w:r w:rsidR="00336BF5">
          <w:t>además</w:t>
        </w:r>
      </w:ins>
      <w:ins w:id="491" w:author="Juli" w:date="2024-12-04T14:52:00Z">
        <w:r w:rsidR="00336BF5">
          <w:t xml:space="preserve"> </w:t>
        </w:r>
      </w:ins>
      <w:ins w:id="492" w:author="Juli" w:date="2024-12-04T14:53:00Z">
        <w:r w:rsidR="00336BF5">
          <w:t>como seguí bastante el ejemplo anterior, los únicos que cambios que le pude realizar a la imagen anterior, fueron los cables que les pude realizar un conexión m</w:t>
        </w:r>
      </w:ins>
      <w:ins w:id="493" w:author="Juli" w:date="2024-12-04T14:54:00Z">
        <w:r w:rsidR="00336BF5">
          <w:t>á</w:t>
        </w:r>
      </w:ins>
      <w:ins w:id="494" w:author="Juli" w:date="2024-12-04T14:53:00Z">
        <w:r w:rsidR="00336BF5">
          <w:t>s prolija y entendible</w:t>
        </w:r>
      </w:ins>
    </w:p>
    <w:p w:rsidR="00336BF5" w:rsidRDefault="00336BF5">
      <w:pPr>
        <w:spacing w:line="480" w:lineRule="auto"/>
        <w:ind w:left="-5" w:right="13"/>
        <w:rPr>
          <w:ins w:id="495" w:author="Juli" w:date="2024-12-04T14:55:00Z"/>
        </w:rPr>
        <w:pPrChange w:id="496" w:author="Juli" w:date="2024-12-04T14:30:00Z">
          <w:pPr>
            <w:ind w:left="-5" w:right="13"/>
          </w:pPr>
        </w:pPrChange>
      </w:pPr>
      <w:ins w:id="497" w:author="Juli" w:date="2024-12-04T14:54:00Z">
        <w:r>
          <w:t xml:space="preserve">Una vez que ya hecha la conexión en </w:t>
        </w:r>
        <w:proofErr w:type="spellStart"/>
        <w:r>
          <w:t>Tinkercad</w:t>
        </w:r>
        <w:proofErr w:type="spellEnd"/>
        <w:r>
          <w:t>, para tener una idea de c</w:t>
        </w:r>
      </w:ins>
      <w:ins w:id="498" w:author="Juli" w:date="2024-12-04T14:55:00Z">
        <w:r>
          <w:t>ó</w:t>
        </w:r>
      </w:ins>
      <w:ins w:id="499" w:author="Juli" w:date="2024-12-04T14:54:00Z">
        <w:r>
          <w:t>mo ser</w:t>
        </w:r>
      </w:ins>
      <w:ins w:id="500" w:author="Juli" w:date="2024-12-04T14:55:00Z">
        <w:r>
          <w:t>í</w:t>
        </w:r>
      </w:ins>
      <w:ins w:id="501" w:author="Juli" w:date="2024-12-04T14:54:00Z">
        <w:r>
          <w:t>a el radar</w:t>
        </w:r>
      </w:ins>
      <w:ins w:id="502" w:author="Juli" w:date="2024-12-04T14:55:00Z">
        <w:r>
          <w:t xml:space="preserve">, empezare con la parte del código, </w:t>
        </w:r>
        <w:proofErr w:type="spellStart"/>
        <w:r>
          <w:t>utilzaré</w:t>
        </w:r>
        <w:proofErr w:type="spellEnd"/>
        <w:r>
          <w:t xml:space="preserve"> </w:t>
        </w:r>
        <w:proofErr w:type="spellStart"/>
        <w:r>
          <w:t>arduino</w:t>
        </w:r>
        <w:proofErr w:type="spellEnd"/>
        <w:r>
          <w:t xml:space="preserve"> para poder darle una funcionalidad a nuestro proyecto.</w:t>
        </w:r>
      </w:ins>
    </w:p>
    <w:p w:rsidR="00336BF5" w:rsidRDefault="00336BF5">
      <w:pPr>
        <w:spacing w:line="480" w:lineRule="auto"/>
        <w:ind w:left="-5" w:right="13"/>
        <w:rPr>
          <w:ins w:id="503" w:author="Juli" w:date="2024-12-04T14:54:00Z"/>
        </w:rPr>
        <w:pPrChange w:id="504" w:author="Juli" w:date="2024-12-04T14:30:00Z">
          <w:pPr>
            <w:ind w:left="-5" w:right="13"/>
          </w:pPr>
        </w:pPrChange>
      </w:pPr>
      <w:ins w:id="505" w:author="Juli" w:date="2024-12-04T14:55:00Z">
        <w:r>
          <w:t xml:space="preserve"> </w:t>
        </w:r>
      </w:ins>
    </w:p>
    <w:p w:rsidR="008A1F7B" w:rsidRPr="00284A7A" w:rsidRDefault="0063482E">
      <w:pPr>
        <w:spacing w:line="480" w:lineRule="auto"/>
        <w:ind w:left="-5" w:right="13"/>
        <w:pPrChange w:id="506" w:author="Juli" w:date="2024-12-04T14:30:00Z">
          <w:pPr>
            <w:ind w:left="-5" w:right="13"/>
          </w:pPr>
        </w:pPrChange>
      </w:pPr>
      <w:r w:rsidRPr="00284A7A">
        <w:lastRenderedPageBreak/>
        <w:t xml:space="preserve">Ahora con el apartado del código </w:t>
      </w:r>
      <w:del w:id="507" w:author="Juli" w:date="2024-12-04T14:56:00Z">
        <w:r w:rsidRPr="00284A7A" w:rsidDel="00336BF5">
          <w:delText xml:space="preserve">recopile y </w:delText>
        </w:r>
      </w:del>
      <w:r w:rsidRPr="00284A7A">
        <w:t>use las páginas de google que adjunte y la</w:t>
      </w:r>
      <w:ins w:id="508" w:author="Juli" w:date="2024-12-04T14:56:00Z">
        <w:r w:rsidR="00336BF5">
          <w:t>s</w:t>
        </w:r>
      </w:ins>
      <w:r w:rsidRPr="00284A7A">
        <w:t xml:space="preserve"> clase</w:t>
      </w:r>
      <w:ins w:id="509" w:author="Juli" w:date="2024-12-04T14:56:00Z">
        <w:r w:rsidR="00336BF5">
          <w:t>s</w:t>
        </w:r>
      </w:ins>
      <w:r w:rsidRPr="00284A7A">
        <w:t xml:space="preserve"> grabada de</w:t>
      </w:r>
      <w:ins w:id="510" w:author="Juli" w:date="2024-12-04T14:56:00Z">
        <w:r w:rsidR="00336BF5">
          <w:t>l profesor</w:t>
        </w:r>
      </w:ins>
      <w:r w:rsidRPr="00284A7A">
        <w:t xml:space="preserve"> </w:t>
      </w:r>
      <w:proofErr w:type="spellStart"/>
      <w:r w:rsidRPr="00284A7A">
        <w:t>Consorti</w:t>
      </w:r>
      <w:proofErr w:type="spellEnd"/>
      <w:r w:rsidRPr="00284A7A">
        <w:t xml:space="preserve"> de c</w:t>
      </w:r>
      <w:ins w:id="511" w:author="Juli" w:date="2024-12-04T14:56:00Z">
        <w:r w:rsidR="00336BF5">
          <w:t>ó</w:t>
        </w:r>
      </w:ins>
      <w:del w:id="512" w:author="Juli" w:date="2024-12-04T14:56:00Z">
        <w:r w:rsidRPr="00284A7A" w:rsidDel="00336BF5">
          <w:delText>o</w:delText>
        </w:r>
      </w:del>
      <w:r w:rsidRPr="00284A7A">
        <w:t xml:space="preserve">mo usar el sensor ultrasónico para </w:t>
      </w:r>
      <w:proofErr w:type="spellStart"/>
      <w:r w:rsidRPr="00284A7A">
        <w:t>masomenos</w:t>
      </w:r>
      <w:proofErr w:type="spellEnd"/>
      <w:ins w:id="513" w:author="Juli" w:date="2024-12-04T14:56:00Z">
        <w:r w:rsidR="00336BF5">
          <w:t xml:space="preserve"> </w:t>
        </w:r>
        <w:r>
          <w:t>tener una idea de c</w:t>
        </w:r>
      </w:ins>
      <w:ins w:id="514" w:author="Juli" w:date="2024-12-04T14:57:00Z">
        <w:r>
          <w:t>ó</w:t>
        </w:r>
      </w:ins>
      <w:ins w:id="515" w:author="Juli" w:date="2024-12-04T14:56:00Z">
        <w:r w:rsidR="00336BF5">
          <w:t>mo</w:t>
        </w:r>
      </w:ins>
      <w:del w:id="516" w:author="Juli" w:date="2024-12-04T14:56:00Z">
        <w:r w:rsidRPr="00284A7A" w:rsidDel="00336BF5">
          <w:delText xml:space="preserve"> como</w:delText>
        </w:r>
      </w:del>
      <w:r w:rsidRPr="00284A7A">
        <w:t xml:space="preserve"> usarlo</w:t>
      </w:r>
      <w:del w:id="517" w:author="Juli" w:date="2024-12-04T14:54:00Z">
        <w:r w:rsidRPr="00284A7A" w:rsidDel="00336BF5">
          <w:delText xml:space="preserve"> (sobre la clase grabada me hice apuntes por que sino no me acordaba)</w:delText>
        </w:r>
      </w:del>
      <w:r w:rsidRPr="00284A7A">
        <w:t>.</w:t>
      </w:r>
    </w:p>
    <w:p w:rsidR="008A1F7B" w:rsidRDefault="0063482E">
      <w:pPr>
        <w:spacing w:line="480" w:lineRule="auto"/>
        <w:ind w:left="-5" w:right="13"/>
        <w:rPr>
          <w:ins w:id="518" w:author="Juli" w:date="2024-12-04T14:55:00Z"/>
        </w:rPr>
        <w:pPrChange w:id="519" w:author="Juli" w:date="2024-12-04T14:30:00Z">
          <w:pPr>
            <w:spacing w:line="259" w:lineRule="auto"/>
            <w:ind w:left="-5" w:right="13"/>
          </w:pPr>
        </w:pPrChange>
      </w:pPr>
      <w:del w:id="520" w:author="Juli" w:date="2024-12-04T14:56:00Z">
        <w:r w:rsidRPr="00284A7A" w:rsidDel="00336BF5">
          <w:delText>Para que, me quede masomenos asi el codigo</w:delText>
        </w:r>
      </w:del>
      <w:ins w:id="521" w:author="Juli" w:date="2024-12-04T14:56:00Z">
        <w:r w:rsidR="00336BF5">
          <w:t>As</w:t>
        </w:r>
      </w:ins>
      <w:ins w:id="522" w:author="Juli" w:date="2024-12-04T14:57:00Z">
        <w:r w:rsidR="00336BF5">
          <w:t>í</w:t>
        </w:r>
      </w:ins>
      <w:ins w:id="523" w:author="Juli" w:date="2024-12-04T14:56:00Z">
        <w:r w:rsidR="00336BF5">
          <w:t xml:space="preserve"> </w:t>
        </w:r>
        <w:proofErr w:type="spellStart"/>
        <w:r w:rsidR="00336BF5">
          <w:t>seria</w:t>
        </w:r>
        <w:proofErr w:type="spellEnd"/>
        <w:r w:rsidR="00336BF5">
          <w:t xml:space="preserve"> </w:t>
        </w:r>
        <w:proofErr w:type="gramStart"/>
        <w:r w:rsidR="00336BF5">
          <w:t>la primer parte</w:t>
        </w:r>
        <w:proofErr w:type="gramEnd"/>
        <w:r w:rsidR="00336BF5">
          <w:t xml:space="preserve"> del </w:t>
        </w:r>
      </w:ins>
      <w:ins w:id="524" w:author="Juli" w:date="2024-12-04T14:57:00Z">
        <w:r w:rsidR="00336BF5">
          <w:t>código</w:t>
        </w:r>
      </w:ins>
      <w:ins w:id="525" w:author="Juli" w:date="2024-12-04T14:56:00Z">
        <w:r w:rsidR="00336BF5">
          <w:t xml:space="preserve"> </w:t>
        </w:r>
      </w:ins>
      <w:ins w:id="526" w:author="Juli" w:date="2024-12-04T14:57:00Z">
        <w:r w:rsidR="00336BF5">
          <w:t>hasta el momento</w:t>
        </w:r>
      </w:ins>
      <w:r w:rsidRPr="00284A7A">
        <w:t>:</w:t>
      </w:r>
    </w:p>
    <w:p w:rsidR="00336BF5" w:rsidRPr="00284A7A" w:rsidRDefault="00336BF5">
      <w:pPr>
        <w:spacing w:line="480" w:lineRule="auto"/>
        <w:ind w:left="-5" w:right="13"/>
        <w:pPrChange w:id="527" w:author="Juli" w:date="2024-12-04T14:30:00Z">
          <w:pPr>
            <w:spacing w:line="259" w:lineRule="auto"/>
            <w:ind w:left="-5" w:right="13"/>
          </w:pPr>
        </w:pPrChange>
      </w:pPr>
    </w:p>
    <w:p w:rsidR="008A1F7B" w:rsidRPr="00284A7A" w:rsidRDefault="0063482E">
      <w:pPr>
        <w:spacing w:after="1871" w:line="480" w:lineRule="auto"/>
        <w:ind w:left="30" w:right="-967" w:firstLine="0"/>
        <w:pPrChange w:id="528" w:author="Juli" w:date="2024-12-04T14:30:00Z">
          <w:pPr>
            <w:spacing w:after="1871" w:line="259" w:lineRule="auto"/>
            <w:ind w:left="30" w:right="-967" w:firstLine="0"/>
          </w:pPr>
        </w:pPrChange>
      </w:pPr>
      <w:r w:rsidRPr="00284A7A">
        <w:rPr>
          <w:noProof/>
          <w:rPrChange w:id="529" w:author="Juli" w:date="2024-12-04T14:30:00Z">
            <w:rPr>
              <w:noProof/>
            </w:rPr>
          </w:rPrChange>
        </w:rPr>
        <w:drawing>
          <wp:inline distT="0" distB="0" distL="0" distR="0">
            <wp:extent cx="5543550" cy="3390900"/>
            <wp:effectExtent l="0" t="0" r="0" b="0"/>
            <wp:docPr id="2147" name="Picture 2147"/>
            <wp:cNvGraphicFramePr/>
            <a:graphic xmlns:a="http://schemas.openxmlformats.org/drawingml/2006/main">
              <a:graphicData uri="http://schemas.openxmlformats.org/drawingml/2006/picture">
                <pic:pic xmlns:pic="http://schemas.openxmlformats.org/drawingml/2006/picture">
                  <pic:nvPicPr>
                    <pic:cNvPr id="2147" name="Picture 2147"/>
                    <pic:cNvPicPr/>
                  </pic:nvPicPr>
                  <pic:blipFill>
                    <a:blip r:embed="rId24"/>
                    <a:stretch>
                      <a:fillRect/>
                    </a:stretch>
                  </pic:blipFill>
                  <pic:spPr>
                    <a:xfrm>
                      <a:off x="0" y="0"/>
                      <a:ext cx="5543550" cy="3390900"/>
                    </a:xfrm>
                    <a:prstGeom prst="rect">
                      <a:avLst/>
                    </a:prstGeom>
                  </pic:spPr>
                </pic:pic>
              </a:graphicData>
            </a:graphic>
          </wp:inline>
        </w:drawing>
      </w:r>
    </w:p>
    <w:p w:rsidR="008A1F7B" w:rsidRPr="00284A7A" w:rsidRDefault="0063482E">
      <w:pPr>
        <w:spacing w:after="1527" w:line="480" w:lineRule="auto"/>
        <w:ind w:left="-5" w:right="13"/>
        <w:pPrChange w:id="530" w:author="Juli" w:date="2024-12-04T14:30:00Z">
          <w:pPr>
            <w:spacing w:after="1527"/>
            <w:ind w:left="-5" w:right="13"/>
          </w:pPr>
        </w:pPrChange>
      </w:pPr>
      <w:del w:id="531" w:author="Juli" w:date="2024-12-04T14:57:00Z">
        <w:r w:rsidRPr="00284A7A" w:rsidDel="0063482E">
          <w:delText>Para cada línea de código se usaron comentarios para explicar masomenos para que sirve cada instrucción, aunque no se ve tan visible</w:delText>
        </w:r>
      </w:del>
      <w:ins w:id="532" w:author="Juli" w:date="2024-12-04T14:57:00Z">
        <w:r>
          <w:t>En cada línea de nuestro código, deje algunas notas de que funcionalidad tiene cada una</w:t>
        </w:r>
      </w:ins>
      <w:r w:rsidRPr="00284A7A">
        <w:t>,</w:t>
      </w:r>
      <w:ins w:id="533" w:author="Juli" w:date="2024-12-04T14:57:00Z">
        <w:r>
          <w:t xml:space="preserve"> por si no quedo del todo claro ahora voy a explicar a detalle bien estas</w:t>
        </w:r>
      </w:ins>
      <w:ins w:id="534" w:author="Juli" w:date="2024-12-04T14:58:00Z">
        <w:r>
          <w:t>:</w:t>
        </w:r>
      </w:ins>
      <w:del w:id="535" w:author="Juli" w:date="2024-12-04T14:58:00Z">
        <w:r w:rsidRPr="00284A7A" w:rsidDel="0063482E">
          <w:delText xml:space="preserve"> aca un explicación:</w:delText>
        </w:r>
      </w:del>
    </w:p>
    <w:p w:rsidR="008A1F7B" w:rsidRPr="0063482E" w:rsidRDefault="0063482E">
      <w:pPr>
        <w:spacing w:after="258" w:line="480" w:lineRule="auto"/>
        <w:ind w:left="-5"/>
        <w:rPr>
          <w:color w:val="FF0000"/>
          <w:rPrChange w:id="536" w:author="Juli" w:date="2024-12-04T14:58:00Z">
            <w:rPr/>
          </w:rPrChange>
        </w:rPr>
        <w:pPrChange w:id="537" w:author="Juli" w:date="2024-12-04T14:30:00Z">
          <w:pPr>
            <w:spacing w:after="258" w:line="265" w:lineRule="auto"/>
            <w:ind w:left="-5"/>
          </w:pPr>
        </w:pPrChange>
      </w:pPr>
      <w:r w:rsidRPr="0063482E">
        <w:rPr>
          <w:b/>
          <w:color w:val="FF0000"/>
          <w:rPrChange w:id="538" w:author="Juli" w:date="2024-12-04T14:58:00Z">
            <w:rPr>
              <w:b/>
            </w:rPr>
          </w:rPrChange>
        </w:rPr>
        <w:t>Declaración de variables y librería:</w:t>
      </w:r>
    </w:p>
    <w:p w:rsidR="008A1F7B" w:rsidRPr="00284A7A" w:rsidRDefault="0063482E">
      <w:pPr>
        <w:spacing w:line="480" w:lineRule="auto"/>
        <w:ind w:left="-5" w:right="13"/>
        <w:pPrChange w:id="539" w:author="Juli" w:date="2024-12-04T14:30:00Z">
          <w:pPr>
            <w:ind w:left="-5" w:right="13"/>
          </w:pPr>
        </w:pPrChange>
      </w:pPr>
      <w:r w:rsidRPr="00284A7A">
        <w:lastRenderedPageBreak/>
        <w:t xml:space="preserve">En la maqueta del </w:t>
      </w:r>
      <w:proofErr w:type="spellStart"/>
      <w:r w:rsidRPr="00284A7A">
        <w:t>Tinkercad</w:t>
      </w:r>
      <w:proofErr w:type="spellEnd"/>
      <w:r w:rsidRPr="00284A7A">
        <w:t xml:space="preserve"> se ve que el Pin “</w:t>
      </w:r>
      <w:r w:rsidRPr="00284A7A">
        <w:rPr>
          <w:u w:val="single" w:color="000000"/>
        </w:rPr>
        <w:t>TRIG</w:t>
      </w:r>
      <w:r w:rsidRPr="00284A7A">
        <w:t>” lo conecte en el Pin 10, por eso es la declaración “</w:t>
      </w:r>
      <w:proofErr w:type="spellStart"/>
      <w:r w:rsidRPr="00284A7A">
        <w:t>int</w:t>
      </w:r>
      <w:proofErr w:type="spellEnd"/>
      <w:r w:rsidRPr="00284A7A">
        <w:t xml:space="preserve"> </w:t>
      </w:r>
      <w:proofErr w:type="spellStart"/>
      <w:r w:rsidRPr="00284A7A">
        <w:rPr>
          <w:u w:val="single" w:color="000000"/>
        </w:rPr>
        <w:t>trigPin</w:t>
      </w:r>
      <w:proofErr w:type="spellEnd"/>
      <w:r w:rsidRPr="00284A7A">
        <w:t xml:space="preserve">”. Ocurre lo mismo con el Pin </w:t>
      </w:r>
      <w:r w:rsidRPr="00284A7A">
        <w:rPr>
          <w:u w:val="single" w:color="000000"/>
        </w:rPr>
        <w:t>ECHO</w:t>
      </w:r>
      <w:r w:rsidRPr="00284A7A">
        <w:t>, solo que en este lo conecte en el Pin 11.</w:t>
      </w:r>
    </w:p>
    <w:p w:rsidR="008A1F7B" w:rsidRPr="00284A7A" w:rsidRDefault="0063482E">
      <w:pPr>
        <w:spacing w:after="511" w:line="480" w:lineRule="auto"/>
        <w:ind w:left="-5" w:right="13"/>
        <w:pPrChange w:id="540" w:author="Juli" w:date="2024-12-04T14:30:00Z">
          <w:pPr>
            <w:spacing w:after="511"/>
            <w:ind w:left="-5" w:right="13"/>
          </w:pPr>
        </w:pPrChange>
      </w:pPr>
      <w:r w:rsidRPr="00284A7A">
        <w:t>El “#</w:t>
      </w:r>
      <w:proofErr w:type="spellStart"/>
      <w:r w:rsidRPr="00284A7A">
        <w:t>include</w:t>
      </w:r>
      <w:proofErr w:type="spellEnd"/>
      <w:r w:rsidRPr="00284A7A">
        <w:t xml:space="preserve"> &lt;</w:t>
      </w:r>
      <w:proofErr w:type="spellStart"/>
      <w:r w:rsidRPr="00284A7A">
        <w:t>Servo.h</w:t>
      </w:r>
      <w:proofErr w:type="spellEnd"/>
      <w:r w:rsidRPr="00284A7A">
        <w:t xml:space="preserve">&gt;” es nuestra </w:t>
      </w:r>
      <w:proofErr w:type="spellStart"/>
      <w:r w:rsidRPr="00284A7A">
        <w:t>libreria</w:t>
      </w:r>
      <w:proofErr w:type="spellEnd"/>
      <w:r w:rsidRPr="00284A7A">
        <w:t>, que anteriormente había comentado que SI O SI se tiene que usar para hacer este proyecto</w:t>
      </w:r>
    </w:p>
    <w:p w:rsidR="008A1F7B" w:rsidRPr="00284A7A" w:rsidRDefault="0063482E">
      <w:pPr>
        <w:spacing w:line="480" w:lineRule="auto"/>
        <w:ind w:left="-5" w:right="13"/>
        <w:pPrChange w:id="541" w:author="Juli" w:date="2024-12-04T14:30:00Z">
          <w:pPr>
            <w:ind w:left="-5" w:right="13"/>
          </w:pPr>
        </w:pPrChange>
      </w:pPr>
      <w:r w:rsidRPr="00284A7A">
        <w:t>“</w:t>
      </w:r>
      <w:proofErr w:type="spellStart"/>
      <w:r w:rsidRPr="00284A7A">
        <w:t>long</w:t>
      </w:r>
      <w:proofErr w:type="spellEnd"/>
      <w:r w:rsidRPr="00284A7A">
        <w:t xml:space="preserve"> </w:t>
      </w:r>
      <w:proofErr w:type="spellStart"/>
      <w:r w:rsidRPr="00284A7A">
        <w:t>duracion</w:t>
      </w:r>
      <w:proofErr w:type="spellEnd"/>
      <w:r w:rsidRPr="00284A7A">
        <w:t xml:space="preserve">;” </w:t>
      </w:r>
      <w:del w:id="542" w:author="Juli" w:date="2024-12-04T14:58:00Z">
        <w:r w:rsidRPr="00284A7A" w:rsidDel="0063482E">
          <w:delText>Se usa</w:delText>
        </w:r>
      </w:del>
      <w:ins w:id="543" w:author="Juli" w:date="2024-12-04T14:58:00Z">
        <w:r>
          <w:t>Usamos</w:t>
        </w:r>
      </w:ins>
      <w:r w:rsidRPr="00284A7A">
        <w:t xml:space="preserve"> LONG para poder almacenar grandes cantidades de números, lo cual es necesario para el radar para almacenar el tiempo que se va a tomar el Servo en dar los 180°</w:t>
      </w:r>
    </w:p>
    <w:p w:rsidR="008A1F7B" w:rsidRPr="00284A7A" w:rsidRDefault="0063482E">
      <w:pPr>
        <w:spacing w:after="509" w:line="480" w:lineRule="auto"/>
        <w:ind w:left="-5" w:right="13"/>
        <w:pPrChange w:id="544" w:author="Juli" w:date="2024-12-04T14:30:00Z">
          <w:pPr>
            <w:spacing w:after="509"/>
            <w:ind w:left="-5" w:right="13"/>
          </w:pPr>
        </w:pPrChange>
      </w:pPr>
      <w:r w:rsidRPr="00284A7A">
        <w:t>“</w:t>
      </w:r>
      <w:proofErr w:type="spellStart"/>
      <w:r w:rsidRPr="00284A7A">
        <w:t>int</w:t>
      </w:r>
      <w:proofErr w:type="spellEnd"/>
      <w:r w:rsidRPr="00284A7A">
        <w:t xml:space="preserve"> distancia” Creo que no es necesario explicar pero en </w:t>
      </w:r>
      <w:proofErr w:type="spellStart"/>
      <w:proofErr w:type="gramStart"/>
      <w:r w:rsidRPr="00284A7A">
        <w:t>resumen:Esta</w:t>
      </w:r>
      <w:proofErr w:type="spellEnd"/>
      <w:proofErr w:type="gramEnd"/>
      <w:r w:rsidRPr="00284A7A">
        <w:t xml:space="preserve"> variable va a almacenar la distancia</w:t>
      </w:r>
    </w:p>
    <w:p w:rsidR="008A1F7B" w:rsidRPr="00284A7A" w:rsidRDefault="0063482E">
      <w:pPr>
        <w:spacing w:after="551" w:line="480" w:lineRule="auto"/>
        <w:ind w:left="-5" w:right="13"/>
        <w:pPrChange w:id="545" w:author="Juli" w:date="2024-12-04T14:30:00Z">
          <w:pPr>
            <w:spacing w:after="551"/>
            <w:ind w:left="-5" w:right="13"/>
          </w:pPr>
        </w:pPrChange>
      </w:pPr>
      <w:r w:rsidRPr="00284A7A">
        <w:t xml:space="preserve">“Servo </w:t>
      </w:r>
      <w:proofErr w:type="spellStart"/>
      <w:r w:rsidRPr="00284A7A">
        <w:t>miServo</w:t>
      </w:r>
      <w:proofErr w:type="spellEnd"/>
      <w:r w:rsidRPr="00284A7A">
        <w:t xml:space="preserve">;” </w:t>
      </w:r>
      <w:ins w:id="546" w:author="Juli" w:date="2024-12-04T14:58:00Z">
        <w:r>
          <w:t>A</w:t>
        </w:r>
      </w:ins>
      <w:del w:id="547" w:author="Juli" w:date="2024-12-04T14:58:00Z">
        <w:r w:rsidRPr="00284A7A" w:rsidDel="0063482E">
          <w:delText>Acá a</w:delText>
        </w:r>
      </w:del>
      <w:r w:rsidRPr="00284A7A">
        <w:t>l Servo lo declaró o lo llamó como “</w:t>
      </w:r>
      <w:proofErr w:type="spellStart"/>
      <w:r w:rsidRPr="00284A7A">
        <w:t>miServo</w:t>
      </w:r>
      <w:proofErr w:type="spellEnd"/>
      <w:r w:rsidRPr="00284A7A">
        <w:t>”(Por un tema de comodidad)</w:t>
      </w:r>
    </w:p>
    <w:p w:rsidR="008A1F7B" w:rsidRPr="00284A7A" w:rsidRDefault="0063482E">
      <w:pPr>
        <w:spacing w:after="258" w:line="480" w:lineRule="auto"/>
        <w:ind w:left="-5"/>
        <w:pPrChange w:id="548" w:author="Juli" w:date="2024-12-04T14:30:00Z">
          <w:pPr>
            <w:spacing w:after="258" w:line="265" w:lineRule="auto"/>
            <w:ind w:left="-5"/>
          </w:pPr>
        </w:pPrChange>
      </w:pPr>
      <w:r w:rsidRPr="00284A7A">
        <w:rPr>
          <w:b/>
        </w:rPr>
        <w:t xml:space="preserve">Explicación del </w:t>
      </w:r>
      <w:proofErr w:type="spellStart"/>
      <w:r w:rsidRPr="00284A7A">
        <w:rPr>
          <w:b/>
        </w:rPr>
        <w:t>void</w:t>
      </w:r>
      <w:proofErr w:type="spellEnd"/>
      <w:r w:rsidRPr="00284A7A">
        <w:rPr>
          <w:b/>
        </w:rPr>
        <w:t xml:space="preserve"> </w:t>
      </w:r>
      <w:proofErr w:type="spellStart"/>
      <w:r w:rsidRPr="00284A7A">
        <w:rPr>
          <w:b/>
        </w:rPr>
        <w:t>setup</w:t>
      </w:r>
      <w:proofErr w:type="spellEnd"/>
      <w:r w:rsidRPr="00284A7A">
        <w:rPr>
          <w:b/>
        </w:rPr>
        <w:t>:</w:t>
      </w:r>
    </w:p>
    <w:p w:rsidR="008A1F7B" w:rsidRPr="00284A7A" w:rsidRDefault="0063482E">
      <w:pPr>
        <w:spacing w:after="511" w:line="480" w:lineRule="auto"/>
        <w:ind w:left="-5" w:right="13"/>
        <w:pPrChange w:id="549" w:author="Juli" w:date="2024-12-04T14:30:00Z">
          <w:pPr>
            <w:spacing w:after="511"/>
            <w:ind w:left="-5" w:right="13"/>
          </w:pPr>
        </w:pPrChange>
      </w:pPr>
      <w:r w:rsidRPr="00284A7A">
        <w:t xml:space="preserve">En los </w:t>
      </w:r>
      <w:proofErr w:type="spellStart"/>
      <w:r w:rsidRPr="00284A7A">
        <w:t>PinModes</w:t>
      </w:r>
      <w:proofErr w:type="spellEnd"/>
      <w:r w:rsidRPr="00284A7A">
        <w:t xml:space="preserve"> lo que estoy haciendo es declarar que el “</w:t>
      </w:r>
      <w:proofErr w:type="spellStart"/>
      <w:r w:rsidRPr="00284A7A">
        <w:t>trigPin</w:t>
      </w:r>
      <w:proofErr w:type="spellEnd"/>
      <w:r w:rsidRPr="00284A7A">
        <w:t>” va a ENVIAR la señal y el “</w:t>
      </w:r>
      <w:proofErr w:type="spellStart"/>
      <w:r w:rsidRPr="00284A7A">
        <w:t>echoPin</w:t>
      </w:r>
      <w:proofErr w:type="spellEnd"/>
      <w:r w:rsidRPr="00284A7A">
        <w:t>” va a recibir dicha señal</w:t>
      </w:r>
    </w:p>
    <w:p w:rsidR="008A1F7B" w:rsidRPr="00284A7A" w:rsidRDefault="0063482E">
      <w:pPr>
        <w:spacing w:after="264" w:line="480" w:lineRule="auto"/>
        <w:ind w:left="-5" w:right="13"/>
        <w:pPrChange w:id="550" w:author="Juli" w:date="2024-12-04T14:30:00Z">
          <w:pPr>
            <w:spacing w:after="264" w:line="259" w:lineRule="auto"/>
            <w:ind w:left="-5" w:right="13"/>
          </w:pPr>
        </w:pPrChange>
      </w:pPr>
      <w:r w:rsidRPr="00284A7A">
        <w:t>“</w:t>
      </w:r>
      <w:proofErr w:type="spellStart"/>
      <w:r w:rsidRPr="00284A7A">
        <w:t>Serial.begin</w:t>
      </w:r>
      <w:proofErr w:type="spellEnd"/>
      <w:r w:rsidRPr="00284A7A">
        <w:t>(9600);” es para INICIAR o ENCENDER el monitor serial</w:t>
      </w:r>
    </w:p>
    <w:p w:rsidR="008A1F7B" w:rsidRPr="00284A7A" w:rsidRDefault="0063482E">
      <w:pPr>
        <w:spacing w:after="1563" w:line="480" w:lineRule="auto"/>
        <w:ind w:left="-5" w:right="13"/>
        <w:pPrChange w:id="551" w:author="Juli" w:date="2024-12-04T14:30:00Z">
          <w:pPr>
            <w:spacing w:after="1563"/>
            <w:ind w:left="-5" w:right="13"/>
          </w:pPr>
        </w:pPrChange>
      </w:pPr>
      <w:r w:rsidRPr="00284A7A">
        <w:t>“</w:t>
      </w:r>
      <w:proofErr w:type="spellStart"/>
      <w:r w:rsidRPr="00284A7A">
        <w:t>miServo.attach</w:t>
      </w:r>
      <w:proofErr w:type="spellEnd"/>
      <w:r w:rsidRPr="00284A7A">
        <w:t>(12)” En la maqueta vemos que “Señal” del Servo está conectado en el Pin 12</w:t>
      </w:r>
    </w:p>
    <w:p w:rsidR="008A1F7B" w:rsidRPr="00284A7A" w:rsidRDefault="0063482E">
      <w:pPr>
        <w:spacing w:after="258" w:line="480" w:lineRule="auto"/>
        <w:ind w:left="-5"/>
        <w:pPrChange w:id="552" w:author="Juli" w:date="2024-12-04T14:30:00Z">
          <w:pPr>
            <w:spacing w:after="258" w:line="265" w:lineRule="auto"/>
            <w:ind w:left="-5"/>
          </w:pPr>
        </w:pPrChange>
      </w:pPr>
      <w:r w:rsidRPr="00284A7A">
        <w:rPr>
          <w:b/>
        </w:rPr>
        <w:t xml:space="preserve">Explicación del </w:t>
      </w:r>
      <w:proofErr w:type="spellStart"/>
      <w:r w:rsidRPr="00284A7A">
        <w:rPr>
          <w:b/>
        </w:rPr>
        <w:t>loop</w:t>
      </w:r>
      <w:proofErr w:type="spellEnd"/>
      <w:r w:rsidRPr="00284A7A">
        <w:rPr>
          <w:b/>
        </w:rPr>
        <w:t>:</w:t>
      </w:r>
    </w:p>
    <w:p w:rsidR="008A1F7B" w:rsidRPr="00284A7A" w:rsidRDefault="0063482E">
      <w:pPr>
        <w:spacing w:after="264" w:line="480" w:lineRule="auto"/>
        <w:ind w:left="-5" w:right="13"/>
        <w:pPrChange w:id="553" w:author="Juli" w:date="2024-12-04T14:30:00Z">
          <w:pPr>
            <w:spacing w:after="264" w:line="259" w:lineRule="auto"/>
            <w:ind w:left="-5" w:right="13"/>
          </w:pPr>
        </w:pPrChange>
      </w:pPr>
      <w:r w:rsidRPr="00284A7A">
        <w:rPr>
          <w:u w:val="single" w:color="000000"/>
        </w:rPr>
        <w:t xml:space="preserve">El primer </w:t>
      </w:r>
      <w:proofErr w:type="spellStart"/>
      <w:r w:rsidRPr="00284A7A">
        <w:rPr>
          <w:u w:val="single" w:color="000000"/>
        </w:rPr>
        <w:t>for</w:t>
      </w:r>
      <w:proofErr w:type="spellEnd"/>
      <w:r w:rsidRPr="00284A7A">
        <w:rPr>
          <w:u w:val="single" w:color="000000"/>
        </w:rPr>
        <w:t xml:space="preserve"> </w:t>
      </w:r>
      <w:r w:rsidRPr="00284A7A">
        <w:t>(</w:t>
      </w:r>
      <w:proofErr w:type="spellStart"/>
      <w:r w:rsidRPr="00284A7A">
        <w:t>for</w:t>
      </w:r>
      <w:proofErr w:type="spellEnd"/>
      <w:r w:rsidRPr="00284A7A">
        <w:t xml:space="preserve"> i=0; i&lt;= 180; i++) Lo que va a hacer es GIRAR el servo de 0° a 180°.</w:t>
      </w:r>
    </w:p>
    <w:p w:rsidR="008A1F7B" w:rsidRPr="00284A7A" w:rsidRDefault="0063482E">
      <w:pPr>
        <w:spacing w:after="264" w:line="480" w:lineRule="auto"/>
        <w:ind w:left="-5" w:right="13"/>
        <w:pPrChange w:id="554" w:author="Juli" w:date="2024-12-04T14:30:00Z">
          <w:pPr>
            <w:spacing w:after="264" w:line="259" w:lineRule="auto"/>
            <w:ind w:left="-5" w:right="13"/>
          </w:pPr>
        </w:pPrChange>
      </w:pPr>
      <w:r w:rsidRPr="00284A7A">
        <w:lastRenderedPageBreak/>
        <w:t>“</w:t>
      </w:r>
      <w:proofErr w:type="spellStart"/>
      <w:r w:rsidRPr="00284A7A">
        <w:t>miServo.write</w:t>
      </w:r>
      <w:proofErr w:type="spellEnd"/>
      <w:r w:rsidRPr="00284A7A">
        <w:t xml:space="preserve"> (i) va a ir moviendo el servo a cada ángulo (ósea de 0 a 180°)</w:t>
      </w:r>
    </w:p>
    <w:p w:rsidR="008A1F7B" w:rsidRPr="00284A7A" w:rsidRDefault="0063482E">
      <w:pPr>
        <w:spacing w:line="480" w:lineRule="auto"/>
        <w:ind w:left="-5" w:right="13"/>
        <w:pPrChange w:id="555" w:author="Juli" w:date="2024-12-04T14:30:00Z">
          <w:pPr>
            <w:spacing w:line="259" w:lineRule="auto"/>
            <w:ind w:left="-5" w:right="13"/>
          </w:pPr>
        </w:pPrChange>
      </w:pPr>
      <w:r w:rsidRPr="00284A7A">
        <w:t>El “</w:t>
      </w:r>
      <w:proofErr w:type="spellStart"/>
      <w:r w:rsidRPr="00284A7A">
        <w:t>delay</w:t>
      </w:r>
      <w:proofErr w:type="spellEnd"/>
      <w:r w:rsidRPr="00284A7A">
        <w:t xml:space="preserve"> (30)” es para que espere 30 milisegundos para los movimientos del Radar</w:t>
      </w:r>
    </w:p>
    <w:p w:rsidR="008A1F7B" w:rsidRPr="00284A7A" w:rsidRDefault="0063482E">
      <w:pPr>
        <w:spacing w:after="1365" w:line="480" w:lineRule="auto"/>
        <w:ind w:left="30" w:right="-202" w:firstLine="0"/>
        <w:pPrChange w:id="556" w:author="Juli" w:date="2024-12-04T14:30:00Z">
          <w:pPr>
            <w:spacing w:after="1365" w:line="259" w:lineRule="auto"/>
            <w:ind w:left="30" w:right="-202" w:firstLine="0"/>
          </w:pPr>
        </w:pPrChange>
      </w:pPr>
      <w:r w:rsidRPr="00284A7A">
        <w:rPr>
          <w:noProof/>
          <w:rPrChange w:id="557" w:author="Juli" w:date="2024-12-04T14:30:00Z">
            <w:rPr>
              <w:noProof/>
            </w:rPr>
          </w:rPrChange>
        </w:rPr>
        <w:drawing>
          <wp:inline distT="0" distB="0" distL="0" distR="0">
            <wp:extent cx="6048375" cy="2038350"/>
            <wp:effectExtent l="0" t="0" r="0" b="0"/>
            <wp:docPr id="2626" name="Picture 2626"/>
            <wp:cNvGraphicFramePr/>
            <a:graphic xmlns:a="http://schemas.openxmlformats.org/drawingml/2006/main">
              <a:graphicData uri="http://schemas.openxmlformats.org/drawingml/2006/picture">
                <pic:pic xmlns:pic="http://schemas.openxmlformats.org/drawingml/2006/picture">
                  <pic:nvPicPr>
                    <pic:cNvPr id="2626" name="Picture 2626"/>
                    <pic:cNvPicPr/>
                  </pic:nvPicPr>
                  <pic:blipFill>
                    <a:blip r:embed="rId25"/>
                    <a:stretch>
                      <a:fillRect/>
                    </a:stretch>
                  </pic:blipFill>
                  <pic:spPr>
                    <a:xfrm>
                      <a:off x="0" y="0"/>
                      <a:ext cx="6048375" cy="2038350"/>
                    </a:xfrm>
                    <a:prstGeom prst="rect">
                      <a:avLst/>
                    </a:prstGeom>
                  </pic:spPr>
                </pic:pic>
              </a:graphicData>
            </a:graphic>
          </wp:inline>
        </w:drawing>
      </w:r>
    </w:p>
    <w:p w:rsidR="008A1F7B" w:rsidRPr="00284A7A" w:rsidRDefault="0063482E">
      <w:pPr>
        <w:spacing w:after="484" w:line="480" w:lineRule="auto"/>
        <w:ind w:left="-5" w:right="13"/>
        <w:pPrChange w:id="558" w:author="Juli" w:date="2024-12-04T15:01:00Z">
          <w:pPr>
            <w:spacing w:after="484"/>
            <w:ind w:left="-5" w:right="13"/>
          </w:pPr>
        </w:pPrChange>
      </w:pPr>
      <w:del w:id="559" w:author="Juli" w:date="2024-12-04T15:00:00Z">
        <w:r w:rsidRPr="00284A7A" w:rsidDel="0063482E">
          <w:delText xml:space="preserve">Del lado del Processing me informe un poco más, en lugar de cursos de Youtube que algunos me sirvieron y otros fueron una pérdida de tiempo, </w:delText>
        </w:r>
      </w:del>
      <w:ins w:id="560" w:author="Juli" w:date="2024-12-04T15:00:00Z">
        <w:r>
          <w:t xml:space="preserve">Por el momento vengo bien con el código del </w:t>
        </w:r>
        <w:proofErr w:type="spellStart"/>
        <w:r>
          <w:t>arduino</w:t>
        </w:r>
        <w:proofErr w:type="spellEnd"/>
        <w:r>
          <w:t>, pero ahora viene lo m</w:t>
        </w:r>
      </w:ins>
      <w:ins w:id="561" w:author="Juli" w:date="2024-12-04T15:01:00Z">
        <w:r>
          <w:t>á</w:t>
        </w:r>
      </w:ins>
      <w:ins w:id="562" w:author="Juli" w:date="2024-12-04T15:00:00Z">
        <w:r>
          <w:t xml:space="preserve">s complejo y es el </w:t>
        </w:r>
        <w:proofErr w:type="spellStart"/>
        <w:r>
          <w:t>processing</w:t>
        </w:r>
        <w:proofErr w:type="spellEnd"/>
        <w:r>
          <w:t xml:space="preserve">, del cual vi varios cursos más, algunos en inglés, que me resultaron bastante </w:t>
        </w:r>
      </w:ins>
      <w:ins w:id="563" w:author="Juli" w:date="2024-12-04T15:01:00Z">
        <w:r>
          <w:t>ú</w:t>
        </w:r>
      </w:ins>
      <w:ins w:id="564" w:author="Juli" w:date="2024-12-04T15:00:00Z">
        <w:r>
          <w:t>tiles</w:t>
        </w:r>
      </w:ins>
      <w:ins w:id="565" w:author="Juli" w:date="2024-12-04T15:01:00Z">
        <w:r>
          <w:t>, mientras que otros no me sirvieron de nada. Lo bueno es que</w:t>
        </w:r>
      </w:ins>
      <w:ins w:id="566" w:author="Juli" w:date="2024-12-04T15:00:00Z">
        <w:r>
          <w:t xml:space="preserve"> </w:t>
        </w:r>
      </w:ins>
      <w:r w:rsidRPr="00284A7A">
        <w:t>encontr</w:t>
      </w:r>
      <w:ins w:id="567" w:author="Juli" w:date="2024-12-04T15:01:00Z">
        <w:r>
          <w:t>é</w:t>
        </w:r>
      </w:ins>
      <w:del w:id="568" w:author="Juli" w:date="2024-12-04T15:01:00Z">
        <w:r w:rsidRPr="00284A7A" w:rsidDel="0063482E">
          <w:delText>e</w:delText>
        </w:r>
      </w:del>
      <w:r w:rsidRPr="00284A7A">
        <w:t xml:space="preserve"> este manual de todos los comandos que usa el </w:t>
      </w:r>
      <w:proofErr w:type="spellStart"/>
      <w:r w:rsidRPr="00284A7A">
        <w:t>Processing</w:t>
      </w:r>
      <w:proofErr w:type="spellEnd"/>
      <w:r w:rsidRPr="00284A7A">
        <w:t xml:space="preserve"> con su respectiva explicación.</w:t>
      </w:r>
    </w:p>
    <w:p w:rsidR="0063482E" w:rsidRDefault="0063482E">
      <w:pPr>
        <w:spacing w:after="510" w:line="480" w:lineRule="auto"/>
        <w:ind w:left="-5" w:right="1974"/>
        <w:rPr>
          <w:ins w:id="569" w:author="Juli" w:date="2024-12-04T15:01:00Z"/>
          <w:color w:val="1155CC"/>
          <w:u w:val="single" w:color="1155CC"/>
        </w:rPr>
        <w:pPrChange w:id="570" w:author="Juli" w:date="2024-12-04T14:30:00Z">
          <w:pPr>
            <w:spacing w:after="510" w:line="502" w:lineRule="auto"/>
            <w:ind w:left="-5" w:right="1974"/>
          </w:pPr>
        </w:pPrChange>
      </w:pPr>
      <w:r w:rsidRPr="00284A7A">
        <w:rPr>
          <w:rPrChange w:id="571" w:author="Juli" w:date="2024-12-04T14:30:00Z">
            <w:rPr/>
          </w:rPrChange>
        </w:rPr>
        <w:fldChar w:fldCharType="begin"/>
      </w:r>
      <w:r w:rsidRPr="00284A7A">
        <w:instrText xml:space="preserve"> HYPERLINK "http://www.tallertecno.com/recursos/Referencia_Processing_con_Imagenes.pdf" \h </w:instrText>
      </w:r>
      <w:r w:rsidRPr="00284A7A">
        <w:rPr>
          <w:rPrChange w:id="572" w:author="Juli" w:date="2024-12-04T14:30:00Z">
            <w:rPr>
              <w:color w:val="1155CC"/>
              <w:u w:val="single" w:color="1155CC"/>
            </w:rPr>
          </w:rPrChange>
        </w:rPr>
        <w:fldChar w:fldCharType="separate"/>
      </w:r>
      <w:r w:rsidRPr="00284A7A">
        <w:rPr>
          <w:color w:val="1155CC"/>
          <w:u w:val="single" w:color="1155CC"/>
        </w:rPr>
        <w:t xml:space="preserve">http://www.tallertecno.com/recursos/Referencia_Processing_con_Imagenes.pdf </w:t>
      </w:r>
      <w:r w:rsidRPr="00284A7A">
        <w:rPr>
          <w:color w:val="1155CC"/>
          <w:u w:val="single" w:color="1155CC"/>
          <w:rPrChange w:id="573" w:author="Juli" w:date="2024-12-04T14:30:00Z">
            <w:rPr>
              <w:color w:val="1155CC"/>
              <w:u w:val="single" w:color="1155CC"/>
            </w:rPr>
          </w:rPrChange>
        </w:rPr>
        <w:fldChar w:fldCharType="end"/>
      </w:r>
    </w:p>
    <w:p w:rsidR="008A1F7B" w:rsidRPr="00284A7A" w:rsidDel="0063482E" w:rsidRDefault="0063482E">
      <w:pPr>
        <w:spacing w:after="510" w:line="480" w:lineRule="auto"/>
        <w:ind w:left="-5" w:right="1974"/>
        <w:rPr>
          <w:del w:id="574" w:author="Juli" w:date="2024-12-04T15:02:00Z"/>
        </w:rPr>
        <w:pPrChange w:id="575" w:author="Juli" w:date="2024-12-04T14:30:00Z">
          <w:pPr>
            <w:spacing w:after="510" w:line="502" w:lineRule="auto"/>
            <w:ind w:left="-5" w:right="1974"/>
          </w:pPr>
        </w:pPrChange>
      </w:pPr>
      <w:ins w:id="576" w:author="Juli" w:date="2024-12-04T15:02:00Z">
        <w:r>
          <w:t xml:space="preserve">Fue lo más útil hasta el momento, respecto al </w:t>
        </w:r>
        <w:proofErr w:type="spellStart"/>
        <w:r>
          <w:t>Processing</w:t>
        </w:r>
        <w:proofErr w:type="spellEnd"/>
        <w:r>
          <w:t xml:space="preserve">, </w:t>
        </w:r>
      </w:ins>
      <w:del w:id="577" w:author="Juli" w:date="2024-12-04T15:01:00Z">
        <w:r w:rsidRPr="00284A7A" w:rsidDel="0063482E">
          <w:delText>Alta pagina.</w:delText>
        </w:r>
      </w:del>
    </w:p>
    <w:p w:rsidR="008A1F7B" w:rsidRPr="00284A7A" w:rsidRDefault="0063482E">
      <w:pPr>
        <w:spacing w:after="510" w:line="480" w:lineRule="auto"/>
        <w:ind w:left="-5" w:right="1974"/>
        <w:pPrChange w:id="578" w:author="Juli" w:date="2024-12-04T15:02:00Z">
          <w:pPr>
            <w:spacing w:after="547"/>
            <w:ind w:left="-5" w:right="13"/>
          </w:pPr>
        </w:pPrChange>
      </w:pPr>
      <w:ins w:id="579" w:author="Juli" w:date="2024-12-04T15:02:00Z">
        <w:r>
          <w:t>g</w:t>
        </w:r>
      </w:ins>
      <w:del w:id="580" w:author="Juli" w:date="2024-12-04T15:02:00Z">
        <w:r w:rsidRPr="00284A7A" w:rsidDel="0063482E">
          <w:delText>G</w:delText>
        </w:r>
      </w:del>
      <w:r w:rsidRPr="00284A7A">
        <w:t xml:space="preserve">ran parte de los comandos que </w:t>
      </w:r>
      <w:del w:id="581" w:author="Juli" w:date="2024-12-04T15:02:00Z">
        <w:r w:rsidRPr="00284A7A" w:rsidDel="0063482E">
          <w:delText>se utilizaron</w:delText>
        </w:r>
      </w:del>
      <w:ins w:id="582" w:author="Juli" w:date="2024-12-04T15:02:00Z">
        <w:r>
          <w:t>utilizamos</w:t>
        </w:r>
      </w:ins>
      <w:r w:rsidRPr="00284A7A">
        <w:t xml:space="preserve"> en la construcción del Radar fueron sacados de esta página</w:t>
      </w:r>
    </w:p>
    <w:p w:rsidR="008A1F7B" w:rsidRPr="00284A7A" w:rsidRDefault="0063482E">
      <w:pPr>
        <w:spacing w:after="237" w:line="480" w:lineRule="auto"/>
        <w:ind w:left="-5" w:right="13"/>
        <w:pPrChange w:id="583" w:author="Juli" w:date="2024-12-04T14:30:00Z">
          <w:pPr>
            <w:spacing w:after="237" w:line="259" w:lineRule="auto"/>
            <w:ind w:left="-5" w:right="13"/>
          </w:pPr>
        </w:pPrChange>
      </w:pPr>
      <w:r w:rsidRPr="00284A7A">
        <w:t xml:space="preserve">Ahora lo </w:t>
      </w:r>
      <w:ins w:id="584" w:author="Juli" w:date="2024-12-04T15:02:00Z">
        <w:r>
          <w:t>ú</w:t>
        </w:r>
      </w:ins>
      <w:del w:id="585" w:author="Juli" w:date="2024-12-04T15:02:00Z">
        <w:r w:rsidRPr="00284A7A" w:rsidDel="0063482E">
          <w:delText>u</w:delText>
        </w:r>
      </w:del>
      <w:r w:rsidRPr="00284A7A">
        <w:t>nico que quedar</w:t>
      </w:r>
      <w:ins w:id="586" w:author="Juli" w:date="2024-12-04T15:02:00Z">
        <w:r>
          <w:t>í</w:t>
        </w:r>
      </w:ins>
      <w:del w:id="587" w:author="Juli" w:date="2024-12-04T15:02:00Z">
        <w:r w:rsidRPr="00284A7A" w:rsidDel="0063482E">
          <w:delText>i</w:delText>
        </w:r>
      </w:del>
      <w:r w:rsidRPr="00284A7A">
        <w:t xml:space="preserve">a es hacer el código en </w:t>
      </w:r>
      <w:proofErr w:type="spellStart"/>
      <w:r w:rsidRPr="00284A7A">
        <w:t>Processing</w:t>
      </w:r>
      <w:proofErr w:type="spellEnd"/>
      <w:r w:rsidRPr="00284A7A">
        <w:t xml:space="preserve"> para posteriormente empezar a finalizar el</w:t>
      </w:r>
    </w:p>
    <w:p w:rsidR="008A1F7B" w:rsidRPr="00284A7A" w:rsidRDefault="0063482E">
      <w:pPr>
        <w:spacing w:after="258" w:line="480" w:lineRule="auto"/>
        <w:ind w:left="-5" w:right="13"/>
        <w:pPrChange w:id="588" w:author="Juli" w:date="2024-12-04T14:30:00Z">
          <w:pPr>
            <w:spacing w:after="258" w:line="259" w:lineRule="auto"/>
            <w:ind w:left="-5" w:right="13"/>
          </w:pPr>
        </w:pPrChange>
      </w:pPr>
      <w:r w:rsidRPr="00284A7A">
        <w:t>trabajo,</w:t>
      </w:r>
    </w:p>
    <w:p w:rsidR="008A1F7B" w:rsidRPr="00284A7A" w:rsidRDefault="0063482E">
      <w:pPr>
        <w:spacing w:line="480" w:lineRule="auto"/>
        <w:ind w:left="-5" w:right="13"/>
        <w:pPrChange w:id="589" w:author="Juli" w:date="2024-12-04T14:30:00Z">
          <w:pPr>
            <w:ind w:left="-5" w:right="13"/>
          </w:pPr>
        </w:pPrChange>
      </w:pPr>
      <w:del w:id="590" w:author="Juli" w:date="2024-12-04T15:03:00Z">
        <w:r w:rsidRPr="00284A7A" w:rsidDel="0063482E">
          <w:lastRenderedPageBreak/>
          <w:delText xml:space="preserve">PEEEERO, </w:delText>
        </w:r>
      </w:del>
      <w:ins w:id="591" w:author="Juli" w:date="2024-12-04T15:03:00Z">
        <w:r>
          <w:t>U</w:t>
        </w:r>
      </w:ins>
      <w:del w:id="592" w:author="Juli" w:date="2024-12-04T15:03:00Z">
        <w:r w:rsidRPr="00284A7A" w:rsidDel="0063482E">
          <w:delText>u</w:delText>
        </w:r>
      </w:del>
      <w:r w:rsidRPr="00284A7A">
        <w:t>na de las cosas que no considere al empezar el trabajo es en CÓMO sabría yo si el código que estaba haciendo desde mi casa estaba bien o mal para el RADAR es lo único malo de este proyecto ya que solo puedo saber eso los Jueves (horario de Proyecto Inform</w:t>
      </w:r>
      <w:ins w:id="593" w:author="Juli" w:date="2024-12-04T15:03:00Z">
        <w:r>
          <w:t>á</w:t>
        </w:r>
      </w:ins>
      <w:del w:id="594" w:author="Juli" w:date="2024-12-04T15:03:00Z">
        <w:r w:rsidRPr="00284A7A" w:rsidDel="0063482E">
          <w:delText>a</w:delText>
        </w:r>
      </w:del>
      <w:r w:rsidRPr="00284A7A">
        <w:t>tico).</w:t>
      </w:r>
      <w:ins w:id="595" w:author="Juli" w:date="2024-12-04T15:03:00Z">
        <w:r w:rsidRPr="0063482E">
          <w:rPr>
            <w:noProof/>
          </w:rPr>
          <w:t xml:space="preserve"> </w:t>
        </w:r>
      </w:ins>
      <w:moveToRangeStart w:id="596" w:author="Juli" w:date="2024-12-04T15:03:00Z" w:name="move184217045"/>
      <w:moveTo w:id="597" w:author="Juli" w:date="2024-12-04T15:03:00Z">
        <w:r w:rsidRPr="00CD2F51">
          <w:rPr>
            <w:noProof/>
          </w:rPr>
          <w:drawing>
            <wp:inline distT="0" distB="0" distL="0" distR="0" wp14:anchorId="3DF7F28B" wp14:editId="6C20A1A0">
              <wp:extent cx="5939155" cy="3607275"/>
              <wp:effectExtent l="0" t="0" r="4445" b="0"/>
              <wp:docPr id="3" name="Picture 2659"/>
              <wp:cNvGraphicFramePr/>
              <a:graphic xmlns:a="http://schemas.openxmlformats.org/drawingml/2006/main">
                <a:graphicData uri="http://schemas.openxmlformats.org/drawingml/2006/picture">
                  <pic:pic xmlns:pic="http://schemas.openxmlformats.org/drawingml/2006/picture">
                    <pic:nvPicPr>
                      <pic:cNvPr id="2659" name="Picture 2659"/>
                      <pic:cNvPicPr/>
                    </pic:nvPicPr>
                    <pic:blipFill>
                      <a:blip r:embed="rId26"/>
                      <a:stretch>
                        <a:fillRect/>
                      </a:stretch>
                    </pic:blipFill>
                    <pic:spPr>
                      <a:xfrm>
                        <a:off x="0" y="0"/>
                        <a:ext cx="5939155" cy="3607275"/>
                      </a:xfrm>
                      <a:prstGeom prst="rect">
                        <a:avLst/>
                      </a:prstGeom>
                    </pic:spPr>
                  </pic:pic>
                </a:graphicData>
              </a:graphic>
            </wp:inline>
          </w:drawing>
        </w:r>
      </w:moveTo>
      <w:moveToRangeEnd w:id="596"/>
      <w:r w:rsidRPr="00284A7A">
        <w:t xml:space="preserve"> Así que gracias a los tutoriales que logré ver en </w:t>
      </w:r>
      <w:proofErr w:type="spellStart"/>
      <w:r w:rsidRPr="00284A7A">
        <w:t>Youtube</w:t>
      </w:r>
      <w:proofErr w:type="spellEnd"/>
      <w:r w:rsidRPr="00284A7A">
        <w:t xml:space="preserve">, descubrí que podía hacer “SIMULACROS” de mi Radar, no necesariamente me garantizara que el código </w:t>
      </w:r>
      <w:proofErr w:type="spellStart"/>
      <w:r w:rsidRPr="00284A7A">
        <w:t>esta</w:t>
      </w:r>
      <w:proofErr w:type="spellEnd"/>
      <w:r w:rsidRPr="00284A7A">
        <w:t xml:space="preserve"> bien, pero el funcionamiento es similar, solo que </w:t>
      </w:r>
      <w:proofErr w:type="spellStart"/>
      <w:r w:rsidRPr="00284A7A">
        <w:t>varia</w:t>
      </w:r>
      <w:proofErr w:type="spellEnd"/>
      <w:r w:rsidRPr="00284A7A">
        <w:t xml:space="preserve"> el diseño.</w:t>
      </w:r>
    </w:p>
    <w:p w:rsidR="008A1F7B" w:rsidRPr="00284A7A" w:rsidRDefault="0063482E">
      <w:pPr>
        <w:spacing w:after="331" w:line="480" w:lineRule="auto"/>
        <w:ind w:left="30" w:right="-37" w:firstLine="0"/>
        <w:pPrChange w:id="598" w:author="Juli" w:date="2024-12-04T14:30:00Z">
          <w:pPr>
            <w:spacing w:after="331" w:line="259" w:lineRule="auto"/>
            <w:ind w:left="30" w:right="-37" w:firstLine="0"/>
          </w:pPr>
        </w:pPrChange>
      </w:pPr>
      <w:moveToRangeStart w:id="599" w:author="Juli" w:date="2024-12-04T15:04:00Z" w:name="move184217065"/>
      <w:moveTo w:id="600" w:author="Juli" w:date="2024-12-04T15:04:00Z">
        <w:r w:rsidRPr="004374CE">
          <w:rPr>
            <w:noProof/>
          </w:rPr>
          <w:drawing>
            <wp:inline distT="0" distB="0" distL="0" distR="0" wp14:anchorId="13E0D885" wp14:editId="33DF1513">
              <wp:extent cx="5939155" cy="1551414"/>
              <wp:effectExtent l="0" t="0" r="4445" b="0"/>
              <wp:docPr id="4" name="Picture 2661"/>
              <wp:cNvGraphicFramePr/>
              <a:graphic xmlns:a="http://schemas.openxmlformats.org/drawingml/2006/main">
                <a:graphicData uri="http://schemas.openxmlformats.org/drawingml/2006/picture">
                  <pic:pic xmlns:pic="http://schemas.openxmlformats.org/drawingml/2006/picture">
                    <pic:nvPicPr>
                      <pic:cNvPr id="2661" name="Picture 2661"/>
                      <pic:cNvPicPr/>
                    </pic:nvPicPr>
                    <pic:blipFill>
                      <a:blip r:embed="rId27"/>
                      <a:stretch>
                        <a:fillRect/>
                      </a:stretch>
                    </pic:blipFill>
                    <pic:spPr>
                      <a:xfrm>
                        <a:off x="0" y="0"/>
                        <a:ext cx="5939155" cy="1551414"/>
                      </a:xfrm>
                      <a:prstGeom prst="rect">
                        <a:avLst/>
                      </a:prstGeom>
                    </pic:spPr>
                  </pic:pic>
                </a:graphicData>
              </a:graphic>
            </wp:inline>
          </w:drawing>
        </w:r>
      </w:moveTo>
      <w:moveFromRangeStart w:id="601" w:author="Juli" w:date="2024-12-04T15:03:00Z" w:name="move184217045"/>
      <w:moveToRangeEnd w:id="599"/>
      <w:moveFrom w:id="602" w:author="Juli" w:date="2024-12-04T15:03:00Z">
        <w:r w:rsidRPr="00284A7A" w:rsidDel="0063482E">
          <w:rPr>
            <w:noProof/>
            <w:rPrChange w:id="603" w:author="Juli" w:date="2024-12-04T14:30:00Z">
              <w:rPr>
                <w:noProof/>
              </w:rPr>
            </w:rPrChange>
          </w:rPr>
          <w:drawing>
            <wp:inline distT="0" distB="0" distL="0" distR="0">
              <wp:extent cx="5943600" cy="3609975"/>
              <wp:effectExtent l="0" t="0" r="0" b="0"/>
              <wp:docPr id="2659" name="Picture 2659"/>
              <wp:cNvGraphicFramePr/>
              <a:graphic xmlns:a="http://schemas.openxmlformats.org/drawingml/2006/main">
                <a:graphicData uri="http://schemas.openxmlformats.org/drawingml/2006/picture">
                  <pic:pic xmlns:pic="http://schemas.openxmlformats.org/drawingml/2006/picture">
                    <pic:nvPicPr>
                      <pic:cNvPr id="2659" name="Picture 2659"/>
                      <pic:cNvPicPr/>
                    </pic:nvPicPr>
                    <pic:blipFill>
                      <a:blip r:embed="rId26"/>
                      <a:stretch>
                        <a:fillRect/>
                      </a:stretch>
                    </pic:blipFill>
                    <pic:spPr>
                      <a:xfrm>
                        <a:off x="0" y="0"/>
                        <a:ext cx="5943600" cy="3609975"/>
                      </a:xfrm>
                      <a:prstGeom prst="rect">
                        <a:avLst/>
                      </a:prstGeom>
                    </pic:spPr>
                  </pic:pic>
                </a:graphicData>
              </a:graphic>
            </wp:inline>
          </w:drawing>
        </w:r>
      </w:moveFrom>
      <w:moveFromRangeEnd w:id="601"/>
    </w:p>
    <w:p w:rsidR="008A1F7B" w:rsidDel="0063482E" w:rsidRDefault="0063482E">
      <w:pPr>
        <w:spacing w:after="859" w:line="480" w:lineRule="auto"/>
        <w:ind w:left="30" w:right="-37" w:firstLine="0"/>
        <w:rPr>
          <w:del w:id="604" w:author="Juli" w:date="2024-12-04T15:05:00Z"/>
        </w:rPr>
        <w:pPrChange w:id="605" w:author="Juli" w:date="2024-12-04T15:05:00Z">
          <w:pPr>
            <w:spacing w:line="259" w:lineRule="auto"/>
            <w:ind w:left="-5" w:right="13"/>
          </w:pPr>
        </w:pPrChange>
      </w:pPr>
      <w:ins w:id="606" w:author="Juli" w:date="2024-12-04T15:04:00Z">
        <w:r>
          <w:lastRenderedPageBreak/>
          <w:t>P</w:t>
        </w:r>
      </w:ins>
      <w:ins w:id="607" w:author="Juli" w:date="2024-12-04T15:05:00Z">
        <w:r>
          <w:t>ara poder ahorrar tiempo hasta el jueves comencé con los simulacros de nuestro radar</w:t>
        </w:r>
      </w:ins>
      <w:moveFromRangeStart w:id="608" w:author="Juli" w:date="2024-12-04T15:04:00Z" w:name="move184217065"/>
      <w:moveFrom w:id="609" w:author="Juli" w:date="2024-12-04T15:04:00Z">
        <w:r w:rsidRPr="00284A7A" w:rsidDel="0063482E">
          <w:rPr>
            <w:noProof/>
            <w:rPrChange w:id="610" w:author="Juli" w:date="2024-12-04T14:30:00Z">
              <w:rPr>
                <w:noProof/>
              </w:rPr>
            </w:rPrChange>
          </w:rPr>
          <w:drawing>
            <wp:inline distT="0" distB="0" distL="0" distR="0">
              <wp:extent cx="5943600" cy="1552575"/>
              <wp:effectExtent l="0" t="0" r="0" b="0"/>
              <wp:docPr id="2661" name="Picture 2661"/>
              <wp:cNvGraphicFramePr/>
              <a:graphic xmlns:a="http://schemas.openxmlformats.org/drawingml/2006/main">
                <a:graphicData uri="http://schemas.openxmlformats.org/drawingml/2006/picture">
                  <pic:pic xmlns:pic="http://schemas.openxmlformats.org/drawingml/2006/picture">
                    <pic:nvPicPr>
                      <pic:cNvPr id="2661" name="Picture 2661"/>
                      <pic:cNvPicPr/>
                    </pic:nvPicPr>
                    <pic:blipFill>
                      <a:blip r:embed="rId27"/>
                      <a:stretch>
                        <a:fillRect/>
                      </a:stretch>
                    </pic:blipFill>
                    <pic:spPr>
                      <a:xfrm>
                        <a:off x="0" y="0"/>
                        <a:ext cx="5943600" cy="1552575"/>
                      </a:xfrm>
                      <a:prstGeom prst="rect">
                        <a:avLst/>
                      </a:prstGeom>
                    </pic:spPr>
                  </pic:pic>
                </a:graphicData>
              </a:graphic>
            </wp:inline>
          </w:drawing>
        </w:r>
      </w:moveFrom>
      <w:moveFromRangeEnd w:id="608"/>
    </w:p>
    <w:p w:rsidR="008A1F7B" w:rsidRPr="00284A7A" w:rsidRDefault="0063482E">
      <w:pPr>
        <w:spacing w:after="859" w:line="480" w:lineRule="auto"/>
        <w:ind w:left="0" w:right="-37" w:firstLine="0"/>
        <w:pPrChange w:id="611" w:author="Juli" w:date="2024-12-04T15:05:00Z">
          <w:pPr>
            <w:spacing w:line="259" w:lineRule="auto"/>
            <w:ind w:left="-5" w:right="13"/>
          </w:pPr>
        </w:pPrChange>
      </w:pPr>
      <w:ins w:id="612" w:author="Juli" w:date="2024-12-04T15:05:00Z">
        <w:r>
          <w:t>.</w:t>
        </w:r>
      </w:ins>
      <w:ins w:id="613" w:author="Juli" w:date="2024-12-04T15:06:00Z">
        <w:r>
          <w:t xml:space="preserve"> </w:t>
        </w:r>
      </w:ins>
      <w:r w:rsidRPr="00284A7A">
        <w:t xml:space="preserve">Y bueno este es el Código que compile para poder hacer el simulacro del Radar y se </w:t>
      </w:r>
      <w:proofErr w:type="spellStart"/>
      <w:r w:rsidRPr="00284A7A">
        <w:t>veria</w:t>
      </w:r>
      <w:proofErr w:type="spellEnd"/>
      <w:r w:rsidRPr="00284A7A">
        <w:t xml:space="preserve"> </w:t>
      </w:r>
      <w:proofErr w:type="spellStart"/>
      <w:r w:rsidRPr="00284A7A">
        <w:t>asi</w:t>
      </w:r>
      <w:proofErr w:type="spellEnd"/>
      <w:r w:rsidRPr="00284A7A">
        <w:t>:</w:t>
      </w:r>
      <w:ins w:id="614" w:author="Juli" w:date="2024-12-04T15:06:00Z">
        <w:r w:rsidRPr="0063482E">
          <w:rPr>
            <w:noProof/>
          </w:rPr>
          <w:t xml:space="preserve"> </w:t>
        </w:r>
      </w:ins>
      <w:moveToRangeStart w:id="615" w:author="Juli" w:date="2024-12-04T15:06:00Z" w:name="move184217191"/>
      <w:moveTo w:id="616" w:author="Juli" w:date="2024-12-04T15:06:00Z">
        <w:r w:rsidRPr="001D1FE7">
          <w:rPr>
            <w:noProof/>
          </w:rPr>
          <w:drawing>
            <wp:inline distT="0" distB="0" distL="0" distR="0" wp14:anchorId="3E7EFC14" wp14:editId="28996F5F">
              <wp:extent cx="5939155" cy="3169453"/>
              <wp:effectExtent l="0" t="0" r="4445" b="0"/>
              <wp:docPr id="5" name="Picture 2720"/>
              <wp:cNvGraphicFramePr/>
              <a:graphic xmlns:a="http://schemas.openxmlformats.org/drawingml/2006/main">
                <a:graphicData uri="http://schemas.openxmlformats.org/drawingml/2006/picture">
                  <pic:pic xmlns:pic="http://schemas.openxmlformats.org/drawingml/2006/picture">
                    <pic:nvPicPr>
                      <pic:cNvPr id="2720" name="Picture 2720"/>
                      <pic:cNvPicPr/>
                    </pic:nvPicPr>
                    <pic:blipFill>
                      <a:blip r:embed="rId28"/>
                      <a:stretch>
                        <a:fillRect/>
                      </a:stretch>
                    </pic:blipFill>
                    <pic:spPr>
                      <a:xfrm>
                        <a:off x="0" y="0"/>
                        <a:ext cx="5939155" cy="3169453"/>
                      </a:xfrm>
                      <a:prstGeom prst="rect">
                        <a:avLst/>
                      </a:prstGeom>
                    </pic:spPr>
                  </pic:pic>
                </a:graphicData>
              </a:graphic>
            </wp:inline>
          </w:drawing>
        </w:r>
      </w:moveTo>
      <w:moveToRangeEnd w:id="615"/>
    </w:p>
    <w:p w:rsidR="008A1F7B" w:rsidRDefault="0063482E">
      <w:pPr>
        <w:spacing w:after="331" w:line="480" w:lineRule="auto"/>
        <w:ind w:left="30" w:right="-37" w:firstLine="0"/>
        <w:rPr>
          <w:ins w:id="617" w:author="Juli" w:date="2024-12-04T15:06:00Z"/>
        </w:rPr>
        <w:pPrChange w:id="618" w:author="Juli" w:date="2024-12-04T14:30:00Z">
          <w:pPr>
            <w:spacing w:after="331" w:line="259" w:lineRule="auto"/>
            <w:ind w:left="30" w:right="-37" w:firstLine="0"/>
          </w:pPr>
        </w:pPrChange>
      </w:pPr>
      <w:ins w:id="619" w:author="Juli" w:date="2024-12-04T15:06:00Z">
        <w:r>
          <w:t xml:space="preserve">Acá podemos ver la simulación de nuestro radar, donde gracias a nuestro código y luego de estar viendo tantos cursos e </w:t>
        </w:r>
      </w:ins>
      <w:ins w:id="620" w:author="Juli" w:date="2024-12-04T15:07:00Z">
        <w:r>
          <w:t>información</w:t>
        </w:r>
      </w:ins>
      <w:ins w:id="621" w:author="Juli" w:date="2024-12-04T15:06:00Z">
        <w:r>
          <w:t xml:space="preserve"> </w:t>
        </w:r>
      </w:ins>
      <w:ins w:id="622" w:author="Juli" w:date="2024-12-04T15:07:00Z">
        <w:r>
          <w:t>en páginas, pudimos crear la primer interfaz de nuestro mini radar y detectar objetos.</w:t>
        </w:r>
      </w:ins>
      <w:moveFromRangeStart w:id="623" w:author="Juli" w:date="2024-12-04T15:06:00Z" w:name="move184217191"/>
      <w:moveFrom w:id="624" w:author="Juli" w:date="2024-12-04T15:06:00Z">
        <w:r w:rsidRPr="00284A7A" w:rsidDel="0063482E">
          <w:rPr>
            <w:noProof/>
            <w:rPrChange w:id="625" w:author="Juli" w:date="2024-12-04T14:30:00Z">
              <w:rPr>
                <w:noProof/>
              </w:rPr>
            </w:rPrChange>
          </w:rPr>
          <w:drawing>
            <wp:inline distT="0" distB="0" distL="0" distR="0">
              <wp:extent cx="5943600" cy="3171825"/>
              <wp:effectExtent l="0" t="0" r="0" b="0"/>
              <wp:docPr id="2720" name="Picture 2720"/>
              <wp:cNvGraphicFramePr/>
              <a:graphic xmlns:a="http://schemas.openxmlformats.org/drawingml/2006/main">
                <a:graphicData uri="http://schemas.openxmlformats.org/drawingml/2006/picture">
                  <pic:pic xmlns:pic="http://schemas.openxmlformats.org/drawingml/2006/picture">
                    <pic:nvPicPr>
                      <pic:cNvPr id="2720" name="Picture 2720"/>
                      <pic:cNvPicPr/>
                    </pic:nvPicPr>
                    <pic:blipFill>
                      <a:blip r:embed="rId28"/>
                      <a:stretch>
                        <a:fillRect/>
                      </a:stretch>
                    </pic:blipFill>
                    <pic:spPr>
                      <a:xfrm>
                        <a:off x="0" y="0"/>
                        <a:ext cx="5943600" cy="3171825"/>
                      </a:xfrm>
                      <a:prstGeom prst="rect">
                        <a:avLst/>
                      </a:prstGeom>
                    </pic:spPr>
                  </pic:pic>
                </a:graphicData>
              </a:graphic>
            </wp:inline>
          </w:drawing>
        </w:r>
      </w:moveFrom>
      <w:moveFromRangeEnd w:id="623"/>
    </w:p>
    <w:p w:rsidR="0063482E" w:rsidRPr="00284A7A" w:rsidRDefault="0063482E">
      <w:pPr>
        <w:spacing w:after="331" w:line="480" w:lineRule="auto"/>
        <w:ind w:left="30" w:right="-37" w:firstLine="0"/>
        <w:pPrChange w:id="626" w:author="Juli" w:date="2024-12-04T14:30:00Z">
          <w:pPr>
            <w:spacing w:after="331" w:line="259" w:lineRule="auto"/>
            <w:ind w:left="30" w:right="-37" w:firstLine="0"/>
          </w:pPr>
        </w:pPrChange>
      </w:pPr>
      <w:ins w:id="627" w:author="Juli" w:date="2024-12-04T15:07:00Z">
        <w:r>
          <w:t>Estoy muy feliz de que poco a poco y gracias a toda la investigación m</w:t>
        </w:r>
      </w:ins>
      <w:ins w:id="628" w:author="Juli" w:date="2024-12-04T15:08:00Z">
        <w:r>
          <w:t>í</w:t>
        </w:r>
      </w:ins>
      <w:ins w:id="629" w:author="Juli" w:date="2024-12-04T15:07:00Z">
        <w:r>
          <w:t>a y de mis compañeros</w:t>
        </w:r>
      </w:ins>
      <w:ins w:id="630" w:author="Juli" w:date="2024-12-04T15:08:00Z">
        <w:r>
          <w:t>, podamos estar logrando paso a paso nuestro objetivo y poder tener nuestro propio radar hecho por nosotros.</w:t>
        </w:r>
      </w:ins>
    </w:p>
    <w:p w:rsidR="008A1F7B" w:rsidRPr="00284A7A" w:rsidRDefault="0063482E">
      <w:pPr>
        <w:spacing w:after="353" w:line="480" w:lineRule="auto"/>
        <w:ind w:left="30" w:right="-37" w:firstLine="0"/>
        <w:pPrChange w:id="631" w:author="Juli" w:date="2024-12-04T14:30:00Z">
          <w:pPr>
            <w:spacing w:after="353" w:line="259" w:lineRule="auto"/>
            <w:ind w:left="30" w:right="-37" w:firstLine="0"/>
          </w:pPr>
        </w:pPrChange>
      </w:pPr>
      <w:r w:rsidRPr="00284A7A">
        <w:rPr>
          <w:noProof/>
          <w:rPrChange w:id="632" w:author="Juli" w:date="2024-12-04T14:30:00Z">
            <w:rPr>
              <w:noProof/>
            </w:rPr>
          </w:rPrChange>
        </w:rPr>
        <w:lastRenderedPageBreak/>
        <w:drawing>
          <wp:inline distT="0" distB="0" distL="0" distR="0">
            <wp:extent cx="5943600" cy="3190875"/>
            <wp:effectExtent l="0" t="0" r="0" b="0"/>
            <wp:docPr id="2722" name="Picture 2722"/>
            <wp:cNvGraphicFramePr/>
            <a:graphic xmlns:a="http://schemas.openxmlformats.org/drawingml/2006/main">
              <a:graphicData uri="http://schemas.openxmlformats.org/drawingml/2006/picture">
                <pic:pic xmlns:pic="http://schemas.openxmlformats.org/drawingml/2006/picture">
                  <pic:nvPicPr>
                    <pic:cNvPr id="2722" name="Picture 2722"/>
                    <pic:cNvPicPr/>
                  </pic:nvPicPr>
                  <pic:blipFill>
                    <a:blip r:embed="rId29"/>
                    <a:stretch>
                      <a:fillRect/>
                    </a:stretch>
                  </pic:blipFill>
                  <pic:spPr>
                    <a:xfrm>
                      <a:off x="0" y="0"/>
                      <a:ext cx="5943600" cy="3190875"/>
                    </a:xfrm>
                    <a:prstGeom prst="rect">
                      <a:avLst/>
                    </a:prstGeom>
                  </pic:spPr>
                </pic:pic>
              </a:graphicData>
            </a:graphic>
          </wp:inline>
        </w:drawing>
      </w:r>
    </w:p>
    <w:p w:rsidR="00526FBC" w:rsidRDefault="00526FBC">
      <w:pPr>
        <w:spacing w:line="480" w:lineRule="auto"/>
        <w:ind w:left="-5" w:right="13"/>
        <w:rPr>
          <w:ins w:id="633" w:author="Juli" w:date="2024-12-04T15:09:00Z"/>
        </w:rPr>
        <w:pPrChange w:id="634" w:author="Juli" w:date="2024-12-04T14:30:00Z">
          <w:pPr>
            <w:ind w:left="-5" w:right="13"/>
          </w:pPr>
        </w:pPrChange>
      </w:pPr>
    </w:p>
    <w:p w:rsidR="008A1F7B" w:rsidRPr="00284A7A" w:rsidRDefault="0063482E">
      <w:pPr>
        <w:spacing w:line="480" w:lineRule="auto"/>
        <w:ind w:left="-5" w:right="13"/>
        <w:pPrChange w:id="635" w:author="Juli" w:date="2024-12-04T14:30:00Z">
          <w:pPr>
            <w:ind w:left="-5" w:right="13"/>
          </w:pPr>
        </w:pPrChange>
      </w:pPr>
      <w:r w:rsidRPr="00284A7A">
        <w:t xml:space="preserve">No puedo </w:t>
      </w:r>
      <w:del w:id="636" w:author="Juli" w:date="2024-12-04T15:52:00Z">
        <w:r w:rsidRPr="00284A7A" w:rsidDel="00EA01C1">
          <w:delText>mandar una grabación</w:delText>
        </w:r>
      </w:del>
      <w:ins w:id="637" w:author="Juli" w:date="2024-12-04T15:52:00Z">
        <w:r w:rsidR="00EA01C1">
          <w:t>grabar</w:t>
        </w:r>
      </w:ins>
      <w:r w:rsidRPr="00284A7A">
        <w:t xml:space="preserve"> </w:t>
      </w:r>
      <w:del w:id="638" w:author="Juli" w:date="2024-12-04T15:52:00Z">
        <w:r w:rsidRPr="00284A7A" w:rsidDel="00EA01C1">
          <w:delText>d</w:delText>
        </w:r>
      </w:del>
      <w:r w:rsidRPr="00284A7A">
        <w:t>el funcionamiento completo de esta simulación, pero básicamente el Radar se movería 180° y cada cierta distancia detecta un objeto y por eso en la 2da imagen se ve el punto rojo dentro de la semicircunferencia verde (eso es p</w:t>
      </w:r>
      <w:ins w:id="639" w:author="Juli" w:date="2024-12-04T15:09:00Z">
        <w:r w:rsidR="00526FBC">
          <w:t>orque</w:t>
        </w:r>
      </w:ins>
      <w:del w:id="640" w:author="Juli" w:date="2024-12-04T15:09:00Z">
        <w:r w:rsidRPr="00284A7A" w:rsidDel="00526FBC">
          <w:delText>q</w:delText>
        </w:r>
      </w:del>
      <w:r w:rsidRPr="00284A7A">
        <w:t xml:space="preserve"> detectó un objeto).</w:t>
      </w:r>
    </w:p>
    <w:p w:rsidR="00526FBC" w:rsidRDefault="0063482E">
      <w:pPr>
        <w:spacing w:line="480" w:lineRule="auto"/>
        <w:ind w:left="-5" w:right="13"/>
        <w:rPr>
          <w:ins w:id="641" w:author="Juli" w:date="2024-12-04T15:10:00Z"/>
        </w:rPr>
        <w:pPrChange w:id="642" w:author="Juli" w:date="2024-12-04T14:30:00Z">
          <w:pPr>
            <w:ind w:left="-5" w:right="13"/>
          </w:pPr>
        </w:pPrChange>
      </w:pPr>
      <w:proofErr w:type="spellStart"/>
      <w:r w:rsidRPr="00284A7A">
        <w:t>Se</w:t>
      </w:r>
      <w:proofErr w:type="spellEnd"/>
      <w:r w:rsidRPr="00284A7A">
        <w:t xml:space="preserve"> que no es </w:t>
      </w:r>
      <w:del w:id="643" w:author="Juli" w:date="2024-12-04T15:52:00Z">
        <w:r w:rsidRPr="00284A7A" w:rsidDel="00EA01C1">
          <w:delText xml:space="preserve">mucho, </w:delText>
        </w:r>
      </w:del>
      <w:ins w:id="644" w:author="Juli" w:date="2024-12-04T15:52:00Z">
        <w:r w:rsidR="00EA01C1">
          <w:t xml:space="preserve">bastante poco </w:t>
        </w:r>
      </w:ins>
      <w:r w:rsidRPr="00284A7A">
        <w:t>pero es lo m</w:t>
      </w:r>
      <w:ins w:id="645" w:author="Juli" w:date="2024-12-04T15:52:00Z">
        <w:r w:rsidR="00EA01C1">
          <w:t>á</w:t>
        </w:r>
      </w:ins>
      <w:del w:id="646" w:author="Juli" w:date="2024-12-04T15:52:00Z">
        <w:r w:rsidRPr="00284A7A" w:rsidDel="00EA01C1">
          <w:delText>a</w:delText>
        </w:r>
      </w:del>
      <w:r w:rsidRPr="00284A7A">
        <w:t>ximo que puedo hacer desde casa, (</w:t>
      </w:r>
      <w:ins w:id="647" w:author="Juli" w:date="2024-12-04T15:53:00Z">
        <w:r w:rsidR="00EA01C1">
          <w:t xml:space="preserve">Un consejo por si alguien desea crear un radar en proyecto informático: </w:t>
        </w:r>
      </w:ins>
      <w:del w:id="648" w:author="Juli" w:date="2024-12-04T15:52:00Z">
        <w:r w:rsidRPr="00284A7A" w:rsidDel="00EA01C1">
          <w:delText xml:space="preserve">Recomendación para alguien que quiera hacer un Radar o algún proyecto de Proyecto Informático: </w:delText>
        </w:r>
      </w:del>
      <w:r w:rsidRPr="00284A7A">
        <w:t>COMPRA POR LAS DUDAS LO QUE NECESITES PARA PROBARLO TODO EN TU CASA).</w:t>
      </w:r>
      <w:ins w:id="649" w:author="Juli" w:date="2024-12-04T15:10:00Z">
        <w:r w:rsidR="00526FBC" w:rsidRPr="00526FBC">
          <w:t xml:space="preserve"> </w:t>
        </w:r>
      </w:ins>
    </w:p>
    <w:p w:rsidR="00526FBC" w:rsidRDefault="00526FBC">
      <w:pPr>
        <w:spacing w:line="480" w:lineRule="auto"/>
        <w:ind w:left="-5" w:right="13"/>
        <w:rPr>
          <w:ins w:id="650" w:author="Juli" w:date="2024-12-04T15:11:00Z"/>
        </w:rPr>
        <w:pPrChange w:id="651" w:author="Juli" w:date="2024-12-04T14:30:00Z">
          <w:pPr>
            <w:ind w:left="-5" w:right="13"/>
          </w:pPr>
        </w:pPrChange>
      </w:pPr>
    </w:p>
    <w:p w:rsidR="008A1F7B" w:rsidRPr="00284A7A" w:rsidRDefault="00526FBC">
      <w:pPr>
        <w:spacing w:line="480" w:lineRule="auto"/>
        <w:ind w:left="-5" w:right="13"/>
        <w:pPrChange w:id="652" w:author="Juli" w:date="2024-12-04T14:30:00Z">
          <w:pPr>
            <w:ind w:left="-5" w:right="13"/>
          </w:pPr>
        </w:pPrChange>
      </w:pPr>
      <w:ins w:id="653" w:author="Juli" w:date="2024-12-04T15:10:00Z">
        <w:r w:rsidRPr="001C4309">
          <w:t xml:space="preserve">En este </w:t>
        </w:r>
        <w:proofErr w:type="spellStart"/>
        <w:r w:rsidRPr="001C4309">
          <w:t>dia</w:t>
        </w:r>
        <w:proofErr w:type="spellEnd"/>
        <w:r w:rsidRPr="001C4309">
          <w:t xml:space="preserve">, empezamos a realizar las conexiones del </w:t>
        </w:r>
        <w:proofErr w:type="spellStart"/>
        <w:r w:rsidRPr="001C4309">
          <w:t>arduino</w:t>
        </w:r>
        <w:proofErr w:type="spellEnd"/>
        <w:r w:rsidRPr="001C4309">
          <w:t xml:space="preserve"> y comprobar el código de </w:t>
        </w:r>
        <w:proofErr w:type="spellStart"/>
        <w:r w:rsidRPr="001C4309">
          <w:t>processing</w:t>
        </w:r>
        <w:proofErr w:type="spellEnd"/>
        <w:r w:rsidRPr="001C4309">
          <w:t xml:space="preserve"> que se ve así:</w:t>
        </w:r>
      </w:ins>
    </w:p>
    <w:p w:rsidR="008A1F7B" w:rsidRPr="00284A7A" w:rsidRDefault="0063482E">
      <w:pPr>
        <w:spacing w:line="480" w:lineRule="auto"/>
        <w:ind w:left="-5" w:right="13"/>
        <w:pPrChange w:id="654" w:author="Juli" w:date="2024-12-04T14:30:00Z">
          <w:pPr>
            <w:ind w:left="-5" w:right="13"/>
          </w:pPr>
        </w:pPrChange>
      </w:pPr>
      <w:del w:id="655" w:author="Juli" w:date="2024-12-04T15:10:00Z">
        <w:r w:rsidRPr="00284A7A" w:rsidDel="00526FBC">
          <w:lastRenderedPageBreak/>
          <w:delText>En este dia, empezamos a realizar las conexiones del arduino y comprobar el código de processing que se ve así:</w:delText>
        </w:r>
      </w:del>
      <w:moveToRangeStart w:id="656" w:author="Juli" w:date="2024-12-04T15:09:00Z" w:name="move184217395"/>
      <w:moveTo w:id="657" w:author="Juli" w:date="2024-12-04T15:09:00Z">
        <w:r w:rsidR="00526FBC" w:rsidRPr="008F5296">
          <w:rPr>
            <w:noProof/>
          </w:rPr>
          <w:drawing>
            <wp:inline distT="0" distB="0" distL="0" distR="0" wp14:anchorId="1C9F005A" wp14:editId="1ADD4527">
              <wp:extent cx="4438650" cy="4552950"/>
              <wp:effectExtent l="0" t="0" r="0" b="0"/>
              <wp:docPr id="6" name="Picture 2801"/>
              <wp:cNvGraphicFramePr/>
              <a:graphic xmlns:a="http://schemas.openxmlformats.org/drawingml/2006/main">
                <a:graphicData uri="http://schemas.openxmlformats.org/drawingml/2006/picture">
                  <pic:pic xmlns:pic="http://schemas.openxmlformats.org/drawingml/2006/picture">
                    <pic:nvPicPr>
                      <pic:cNvPr id="2801" name="Picture 2801"/>
                      <pic:cNvPicPr/>
                    </pic:nvPicPr>
                    <pic:blipFill>
                      <a:blip r:embed="rId30"/>
                      <a:stretch>
                        <a:fillRect/>
                      </a:stretch>
                    </pic:blipFill>
                    <pic:spPr>
                      <a:xfrm>
                        <a:off x="0" y="0"/>
                        <a:ext cx="4438871" cy="4553177"/>
                      </a:xfrm>
                      <a:prstGeom prst="rect">
                        <a:avLst/>
                      </a:prstGeom>
                    </pic:spPr>
                  </pic:pic>
                </a:graphicData>
              </a:graphic>
            </wp:inline>
          </w:drawing>
        </w:r>
      </w:moveTo>
      <w:moveToRangeEnd w:id="656"/>
    </w:p>
    <w:p w:rsidR="008A1F7B" w:rsidRPr="00284A7A" w:rsidRDefault="0063482E">
      <w:pPr>
        <w:spacing w:after="0" w:line="480" w:lineRule="auto"/>
        <w:ind w:left="30" w:right="-37" w:firstLine="0"/>
        <w:pPrChange w:id="658" w:author="Juli" w:date="2024-12-04T14:30:00Z">
          <w:pPr>
            <w:spacing w:after="0" w:line="259" w:lineRule="auto"/>
            <w:ind w:left="30" w:right="-37" w:firstLine="0"/>
          </w:pPr>
        </w:pPrChange>
      </w:pPr>
      <w:moveFromRangeStart w:id="659" w:author="Juli" w:date="2024-12-04T15:09:00Z" w:name="move184217395"/>
      <w:moveFrom w:id="660" w:author="Juli" w:date="2024-12-04T15:09:00Z">
        <w:r w:rsidRPr="00284A7A" w:rsidDel="00526FBC">
          <w:rPr>
            <w:noProof/>
            <w:rPrChange w:id="661" w:author="Juli" w:date="2024-12-04T14:30:00Z">
              <w:rPr>
                <w:noProof/>
              </w:rPr>
            </w:rPrChange>
          </w:rPr>
          <w:drawing>
            <wp:inline distT="0" distB="0" distL="0" distR="0">
              <wp:extent cx="5943600" cy="6372226"/>
              <wp:effectExtent l="0" t="0" r="0" b="0"/>
              <wp:docPr id="2801" name="Picture 2801"/>
              <wp:cNvGraphicFramePr/>
              <a:graphic xmlns:a="http://schemas.openxmlformats.org/drawingml/2006/main">
                <a:graphicData uri="http://schemas.openxmlformats.org/drawingml/2006/picture">
                  <pic:pic xmlns:pic="http://schemas.openxmlformats.org/drawingml/2006/picture">
                    <pic:nvPicPr>
                      <pic:cNvPr id="2801" name="Picture 2801"/>
                      <pic:cNvPicPr/>
                    </pic:nvPicPr>
                    <pic:blipFill>
                      <a:blip r:embed="rId30"/>
                      <a:stretch>
                        <a:fillRect/>
                      </a:stretch>
                    </pic:blipFill>
                    <pic:spPr>
                      <a:xfrm>
                        <a:off x="0" y="0"/>
                        <a:ext cx="5943600" cy="6372226"/>
                      </a:xfrm>
                      <a:prstGeom prst="rect">
                        <a:avLst/>
                      </a:prstGeom>
                    </pic:spPr>
                  </pic:pic>
                </a:graphicData>
              </a:graphic>
            </wp:inline>
          </w:drawing>
        </w:r>
      </w:moveFrom>
      <w:moveFromRangeEnd w:id="659"/>
    </w:p>
    <w:p w:rsidR="008A1F7B" w:rsidRPr="00284A7A" w:rsidDel="00526FBC" w:rsidRDefault="0063482E">
      <w:pPr>
        <w:spacing w:after="1021" w:line="480" w:lineRule="auto"/>
        <w:ind w:left="-5" w:right="13"/>
        <w:rPr>
          <w:del w:id="662" w:author="Juli" w:date="2024-12-04T15:11:00Z"/>
        </w:rPr>
        <w:pPrChange w:id="663" w:author="Juli" w:date="2024-12-04T14:30:00Z">
          <w:pPr>
            <w:spacing w:after="1021"/>
            <w:ind w:left="-5" w:right="13"/>
          </w:pPr>
        </w:pPrChange>
      </w:pPr>
      <w:del w:id="664" w:author="Juli" w:date="2024-12-04T15:11:00Z">
        <w:r w:rsidRPr="00284A7A" w:rsidDel="00526FBC">
          <w:delText>Desafortunadamente para mostrar el código o el progreso hasta el momento se tiene que mandar fotos que ocupan ese tamaño en la hoja.</w:delText>
        </w:r>
      </w:del>
    </w:p>
    <w:p w:rsidR="008A1F7B" w:rsidRPr="00526FBC" w:rsidRDefault="0063482E">
      <w:pPr>
        <w:spacing w:after="258" w:line="480" w:lineRule="auto"/>
        <w:ind w:left="-5"/>
        <w:rPr>
          <w:color w:val="FF0000"/>
          <w:rPrChange w:id="665" w:author="Juli" w:date="2024-12-04T15:10:00Z">
            <w:rPr/>
          </w:rPrChange>
        </w:rPr>
        <w:pPrChange w:id="666" w:author="Juli" w:date="2024-12-04T14:30:00Z">
          <w:pPr>
            <w:spacing w:after="258" w:line="265" w:lineRule="auto"/>
            <w:ind w:left="-5"/>
          </w:pPr>
        </w:pPrChange>
      </w:pPr>
      <w:r w:rsidRPr="00526FBC">
        <w:rPr>
          <w:b/>
          <w:color w:val="FF0000"/>
          <w:rPrChange w:id="667" w:author="Juli" w:date="2024-12-04T15:10:00Z">
            <w:rPr>
              <w:b/>
            </w:rPr>
          </w:rPrChange>
        </w:rPr>
        <w:t>Descripc</w:t>
      </w:r>
      <w:ins w:id="668" w:author="Juli" w:date="2024-12-04T15:11:00Z">
        <w:r w:rsidR="00526FBC">
          <w:rPr>
            <w:b/>
            <w:color w:val="FF0000"/>
          </w:rPr>
          <w:t>ió</w:t>
        </w:r>
      </w:ins>
      <w:del w:id="669" w:author="Juli" w:date="2024-12-04T15:10:00Z">
        <w:r w:rsidRPr="00526FBC" w:rsidDel="00526FBC">
          <w:rPr>
            <w:b/>
            <w:color w:val="FF0000"/>
            <w:rPrChange w:id="670" w:author="Juli" w:date="2024-12-04T15:10:00Z">
              <w:rPr>
                <w:b/>
              </w:rPr>
            </w:rPrChange>
          </w:rPr>
          <w:delText>io</w:delText>
        </w:r>
      </w:del>
      <w:r w:rsidRPr="00526FBC">
        <w:rPr>
          <w:b/>
          <w:color w:val="FF0000"/>
          <w:rPrChange w:id="671" w:author="Juli" w:date="2024-12-04T15:10:00Z">
            <w:rPr>
              <w:b/>
            </w:rPr>
          </w:rPrChange>
        </w:rPr>
        <w:t>n del c</w:t>
      </w:r>
      <w:ins w:id="672" w:author="Juli" w:date="2024-12-04T15:11:00Z">
        <w:r w:rsidR="00526FBC">
          <w:rPr>
            <w:b/>
            <w:color w:val="FF0000"/>
          </w:rPr>
          <w:t>ó</w:t>
        </w:r>
      </w:ins>
      <w:del w:id="673" w:author="Juli" w:date="2024-12-04T15:11:00Z">
        <w:r w:rsidRPr="00526FBC" w:rsidDel="00526FBC">
          <w:rPr>
            <w:b/>
            <w:color w:val="FF0000"/>
            <w:rPrChange w:id="674" w:author="Juli" w:date="2024-12-04T15:10:00Z">
              <w:rPr>
                <w:b/>
              </w:rPr>
            </w:rPrChange>
          </w:rPr>
          <w:delText>o</w:delText>
        </w:r>
      </w:del>
      <w:r w:rsidRPr="00526FBC">
        <w:rPr>
          <w:b/>
          <w:color w:val="FF0000"/>
          <w:rPrChange w:id="675" w:author="Juli" w:date="2024-12-04T15:10:00Z">
            <w:rPr>
              <w:b/>
            </w:rPr>
          </w:rPrChange>
        </w:rPr>
        <w:t>digo (primera captura):</w:t>
      </w:r>
    </w:p>
    <w:p w:rsidR="008A1F7B" w:rsidRPr="00284A7A" w:rsidRDefault="00526FBC">
      <w:pPr>
        <w:spacing w:line="480" w:lineRule="auto"/>
        <w:ind w:left="-5" w:right="13"/>
        <w:pPrChange w:id="676" w:author="Juli" w:date="2024-12-04T14:30:00Z">
          <w:pPr>
            <w:ind w:left="-5" w:right="13"/>
          </w:pPr>
        </w:pPrChange>
      </w:pPr>
      <w:ins w:id="677" w:author="Juli" w:date="2024-12-04T15:11:00Z">
        <w:r>
          <w:t>E</w:t>
        </w:r>
      </w:ins>
      <w:del w:id="678" w:author="Juli" w:date="2024-12-04T15:11:00Z">
        <w:r w:rsidR="0063482E" w:rsidRPr="00284A7A" w:rsidDel="00526FBC">
          <w:delText>En fin, e</w:delText>
        </w:r>
      </w:del>
      <w:r w:rsidR="0063482E" w:rsidRPr="00284A7A">
        <w:t>sta primera parte que se logra apreciar de la foto, lo primero que realicé fue en importar la librería que voy a utilizar para el proyecto y que eran necesarias para este Radar, me refiero del</w:t>
      </w:r>
    </w:p>
    <w:p w:rsidR="008A1F7B" w:rsidRPr="00284A7A" w:rsidRDefault="0063482E">
      <w:pPr>
        <w:spacing w:after="264" w:line="480" w:lineRule="auto"/>
        <w:ind w:left="0" w:firstLine="0"/>
        <w:pPrChange w:id="679" w:author="Juli" w:date="2024-12-04T14:30:00Z">
          <w:pPr>
            <w:spacing w:after="264" w:line="259" w:lineRule="auto"/>
            <w:ind w:left="0" w:firstLine="0"/>
          </w:pPr>
        </w:pPrChange>
      </w:pPr>
      <w:proofErr w:type="gramStart"/>
      <w:r w:rsidRPr="00284A7A">
        <w:t xml:space="preserve">“ </w:t>
      </w:r>
      <w:proofErr w:type="spellStart"/>
      <w:r w:rsidRPr="00284A7A">
        <w:rPr>
          <w:u w:val="single" w:color="000000"/>
        </w:rPr>
        <w:t>import</w:t>
      </w:r>
      <w:proofErr w:type="spellEnd"/>
      <w:proofErr w:type="gramEnd"/>
      <w:r w:rsidRPr="00284A7A">
        <w:rPr>
          <w:u w:val="single" w:color="000000"/>
        </w:rPr>
        <w:t xml:space="preserve"> </w:t>
      </w:r>
      <w:proofErr w:type="spellStart"/>
      <w:r w:rsidRPr="00284A7A">
        <w:rPr>
          <w:u w:val="single" w:color="000000"/>
        </w:rPr>
        <w:t>processing.serial</w:t>
      </w:r>
      <w:proofErr w:type="spellEnd"/>
      <w:r w:rsidRPr="00284A7A">
        <w:rPr>
          <w:u w:val="single" w:color="000000"/>
        </w:rPr>
        <w:t xml:space="preserve">.*; </w:t>
      </w:r>
      <w:r w:rsidRPr="00284A7A">
        <w:t>” .</w:t>
      </w:r>
    </w:p>
    <w:p w:rsidR="008A1F7B" w:rsidRPr="00284A7A" w:rsidRDefault="0063482E">
      <w:pPr>
        <w:spacing w:after="511" w:line="480" w:lineRule="auto"/>
        <w:ind w:left="-5" w:right="13"/>
        <w:pPrChange w:id="680" w:author="Juli" w:date="2024-12-04T14:30:00Z">
          <w:pPr>
            <w:spacing w:after="511"/>
            <w:ind w:left="-5" w:right="13"/>
          </w:pPr>
        </w:pPrChange>
      </w:pPr>
      <w:r w:rsidRPr="00284A7A">
        <w:t xml:space="preserve">Esta librería es </w:t>
      </w:r>
      <w:del w:id="681" w:author="Juli" w:date="2024-12-04T15:12:00Z">
        <w:r w:rsidRPr="00284A7A" w:rsidDel="00526FBC">
          <w:delText>SI o SI necesaria</w:delText>
        </w:r>
      </w:del>
      <w:ins w:id="682" w:author="Juli" w:date="2024-12-04T15:12:00Z">
        <w:r w:rsidR="00526FBC">
          <w:t>de vital importancia</w:t>
        </w:r>
      </w:ins>
      <w:r w:rsidRPr="00284A7A">
        <w:t xml:space="preserve"> para</w:t>
      </w:r>
      <w:ins w:id="683" w:author="Juli" w:date="2024-12-04T15:12:00Z">
        <w:r w:rsidR="00526FBC">
          <w:t xml:space="preserve"> poder</w:t>
        </w:r>
      </w:ins>
      <w:r w:rsidRPr="00284A7A">
        <w:t xml:space="preserve"> recibir datos de un dispositivo externo (en este caso lo necesitamos debido a que el </w:t>
      </w:r>
      <w:proofErr w:type="spellStart"/>
      <w:r w:rsidRPr="00284A7A">
        <w:t>Arduino</w:t>
      </w:r>
      <w:proofErr w:type="spellEnd"/>
      <w:r w:rsidRPr="00284A7A">
        <w:t xml:space="preserve"> al momento de exponerlo va a estar conectado a través de un cable conectado a la computadora, y en la computadora va a estar el código de </w:t>
      </w:r>
      <w:proofErr w:type="spellStart"/>
      <w:r w:rsidRPr="00284A7A">
        <w:t>Processing</w:t>
      </w:r>
      <w:proofErr w:type="spellEnd"/>
      <w:r w:rsidRPr="00284A7A">
        <w:t xml:space="preserve">) y sin esa biblioteca, no puedo usar objetos de tipo “ </w:t>
      </w:r>
      <w:r w:rsidRPr="00284A7A">
        <w:rPr>
          <w:u w:val="single" w:color="000000"/>
        </w:rPr>
        <w:t xml:space="preserve">serial </w:t>
      </w:r>
      <w:r w:rsidRPr="00284A7A">
        <w:t>”.</w:t>
      </w:r>
    </w:p>
    <w:p w:rsidR="008A1F7B" w:rsidRPr="00284A7A" w:rsidRDefault="0063482E">
      <w:pPr>
        <w:spacing w:after="511" w:line="480" w:lineRule="auto"/>
        <w:ind w:left="-5" w:right="13"/>
        <w:pPrChange w:id="684" w:author="Juli" w:date="2024-12-04T14:30:00Z">
          <w:pPr>
            <w:spacing w:after="511"/>
            <w:ind w:left="-5" w:right="13"/>
          </w:pPr>
        </w:pPrChange>
      </w:pPr>
      <w:r w:rsidRPr="00284A7A">
        <w:lastRenderedPageBreak/>
        <w:t xml:space="preserve">A continuación tenemos la declaración de variables </w:t>
      </w:r>
      <w:proofErr w:type="spellStart"/>
      <w:r w:rsidRPr="00284A7A">
        <w:t>y</w:t>
      </w:r>
      <w:proofErr w:type="spellEnd"/>
      <w:r w:rsidRPr="00284A7A">
        <w:t xml:space="preserve"> implemente un </w:t>
      </w:r>
      <w:proofErr w:type="gramStart"/>
      <w:r w:rsidRPr="00284A7A">
        <w:t xml:space="preserve">“ </w:t>
      </w:r>
      <w:proofErr w:type="spellStart"/>
      <w:r w:rsidRPr="00284A7A">
        <w:rPr>
          <w:u w:val="single" w:color="000000"/>
        </w:rPr>
        <w:t>PFont</w:t>
      </w:r>
      <w:proofErr w:type="spellEnd"/>
      <w:proofErr w:type="gramEnd"/>
      <w:r w:rsidRPr="00284A7A">
        <w:rPr>
          <w:u w:val="single" w:color="000000"/>
        </w:rPr>
        <w:t xml:space="preserve"> </w:t>
      </w:r>
      <w:proofErr w:type="spellStart"/>
      <w:r w:rsidRPr="00284A7A">
        <w:rPr>
          <w:u w:val="single" w:color="000000"/>
        </w:rPr>
        <w:t>orcFont</w:t>
      </w:r>
      <w:proofErr w:type="spellEnd"/>
      <w:r w:rsidRPr="00284A7A">
        <w:rPr>
          <w:u w:val="single" w:color="000000"/>
        </w:rPr>
        <w:t xml:space="preserve"> </w:t>
      </w:r>
      <w:r w:rsidRPr="00284A7A">
        <w:t xml:space="preserve">”, lo que significa el “ </w:t>
      </w:r>
      <w:proofErr w:type="spellStart"/>
      <w:r w:rsidRPr="00284A7A">
        <w:rPr>
          <w:u w:val="single" w:color="000000"/>
        </w:rPr>
        <w:t>PFont</w:t>
      </w:r>
      <w:proofErr w:type="spellEnd"/>
      <w:r w:rsidRPr="00284A7A">
        <w:rPr>
          <w:u w:val="single" w:color="000000"/>
        </w:rPr>
        <w:t xml:space="preserve"> </w:t>
      </w:r>
      <w:r w:rsidRPr="00284A7A">
        <w:t>” es una variable de tipografía para que pueda poner el tipo de letra que quiera y también va a ser necesario para que me haga las líneas diagonales, cuando lo logre terminar se verán las líneas a las que me refiero.</w:t>
      </w:r>
    </w:p>
    <w:p w:rsidR="008A1F7B" w:rsidRPr="00284A7A" w:rsidRDefault="0063482E">
      <w:pPr>
        <w:spacing w:after="511" w:line="480" w:lineRule="auto"/>
        <w:ind w:left="-5" w:right="13"/>
        <w:pPrChange w:id="685" w:author="Juli" w:date="2024-12-04T14:30:00Z">
          <w:pPr>
            <w:spacing w:after="511"/>
            <w:ind w:left="-5" w:right="13"/>
          </w:pPr>
        </w:pPrChange>
      </w:pPr>
      <w:r w:rsidRPr="00284A7A">
        <w:t xml:space="preserve">En el apartado de </w:t>
      </w:r>
      <w:proofErr w:type="gramStart"/>
      <w:r w:rsidRPr="00284A7A">
        <w:t xml:space="preserve">“ </w:t>
      </w:r>
      <w:proofErr w:type="spellStart"/>
      <w:r w:rsidRPr="00284A7A">
        <w:rPr>
          <w:u w:val="single" w:color="000000"/>
        </w:rPr>
        <w:t>myPort</w:t>
      </w:r>
      <w:proofErr w:type="spellEnd"/>
      <w:proofErr w:type="gramEnd"/>
      <w:r w:rsidRPr="00284A7A">
        <w:rPr>
          <w:u w:val="single" w:color="000000"/>
        </w:rPr>
        <w:t xml:space="preserve"> = new Serial(this,”COM3”,9600); </w:t>
      </w:r>
      <w:r w:rsidRPr="00284A7A">
        <w:t xml:space="preserve">” se refiere a que declaramos que la variable “ </w:t>
      </w:r>
      <w:proofErr w:type="spellStart"/>
      <w:r w:rsidRPr="00284A7A">
        <w:rPr>
          <w:u w:val="single" w:color="000000"/>
        </w:rPr>
        <w:t>myPort</w:t>
      </w:r>
      <w:proofErr w:type="spellEnd"/>
      <w:r w:rsidRPr="00284A7A">
        <w:rPr>
          <w:u w:val="single" w:color="000000"/>
        </w:rPr>
        <w:t xml:space="preserve"> </w:t>
      </w:r>
      <w:r w:rsidRPr="00284A7A">
        <w:t xml:space="preserve">” va a ser la que muestre la interfaz del radar y se usa el “ </w:t>
      </w:r>
      <w:r w:rsidRPr="00284A7A">
        <w:rPr>
          <w:u w:val="single" w:color="000000"/>
        </w:rPr>
        <w:t xml:space="preserve">COM3 </w:t>
      </w:r>
      <w:r w:rsidRPr="00284A7A">
        <w:t xml:space="preserve">” </w:t>
      </w:r>
      <w:proofErr w:type="spellStart"/>
      <w:r w:rsidRPr="00284A7A">
        <w:t>pq</w:t>
      </w:r>
      <w:proofErr w:type="spellEnd"/>
      <w:r w:rsidRPr="00284A7A">
        <w:t xml:space="preserve"> es el puerto de la PC que estoy usando para el proyecto.</w:t>
      </w:r>
    </w:p>
    <w:p w:rsidR="008A1F7B" w:rsidRPr="00284A7A" w:rsidRDefault="0063482E">
      <w:pPr>
        <w:spacing w:line="480" w:lineRule="auto"/>
        <w:ind w:left="-5" w:right="13"/>
        <w:pPrChange w:id="686" w:author="Juli" w:date="2024-12-04T14:30:00Z">
          <w:pPr>
            <w:ind w:left="-5" w:right="13"/>
          </w:pPr>
        </w:pPrChange>
      </w:pPr>
      <w:r w:rsidRPr="00284A7A">
        <w:t xml:space="preserve">El </w:t>
      </w:r>
      <w:proofErr w:type="gramStart"/>
      <w:r w:rsidRPr="00284A7A">
        <w:t xml:space="preserve">“ </w:t>
      </w:r>
      <w:proofErr w:type="spellStart"/>
      <w:r w:rsidRPr="00284A7A">
        <w:rPr>
          <w:u w:val="single" w:color="000000"/>
        </w:rPr>
        <w:t>noStroke</w:t>
      </w:r>
      <w:proofErr w:type="spellEnd"/>
      <w:proofErr w:type="gramEnd"/>
      <w:r w:rsidRPr="00284A7A">
        <w:rPr>
          <w:u w:val="single" w:color="000000"/>
        </w:rPr>
        <w:t xml:space="preserve">(); </w:t>
      </w:r>
      <w:r w:rsidRPr="00284A7A">
        <w:t>” es por el hecho de que en el código implementa formas geométricas (yo use el “</w:t>
      </w:r>
      <w:proofErr w:type="spellStart"/>
      <w:r w:rsidRPr="00284A7A">
        <w:t>rect</w:t>
      </w:r>
      <w:proofErr w:type="spellEnd"/>
      <w:r w:rsidRPr="00284A7A">
        <w:t xml:space="preserve">” </w:t>
      </w:r>
      <w:proofErr w:type="spellStart"/>
      <w:r w:rsidRPr="00284A7A">
        <w:t>osea</w:t>
      </w:r>
      <w:proofErr w:type="spellEnd"/>
      <w:r w:rsidRPr="00284A7A">
        <w:t xml:space="preserve"> rectángulo) y se usa esta función para que elimine los bordes de dichas figuras (el motivo es para optimizar la interfaz).</w:t>
      </w:r>
    </w:p>
    <w:p w:rsidR="008A1F7B" w:rsidRPr="00284A7A" w:rsidRDefault="0063482E">
      <w:pPr>
        <w:spacing w:after="1017" w:line="480" w:lineRule="auto"/>
        <w:ind w:left="-5" w:right="538"/>
        <w:pPrChange w:id="687" w:author="Juli" w:date="2024-12-04T14:30:00Z">
          <w:pPr>
            <w:spacing w:after="1017"/>
            <w:ind w:left="-5" w:right="538"/>
          </w:pPr>
        </w:pPrChange>
      </w:pPr>
      <w:r w:rsidRPr="00284A7A">
        <w:t xml:space="preserve">Los </w:t>
      </w:r>
      <w:proofErr w:type="gramStart"/>
      <w:r w:rsidRPr="00284A7A">
        <w:t xml:space="preserve">“ </w:t>
      </w:r>
      <w:proofErr w:type="spellStart"/>
      <w:r w:rsidRPr="00284A7A">
        <w:rPr>
          <w:u w:val="single" w:color="000000"/>
        </w:rPr>
        <w:t>fill</w:t>
      </w:r>
      <w:proofErr w:type="spellEnd"/>
      <w:proofErr w:type="gramEnd"/>
      <w:r w:rsidRPr="00284A7A">
        <w:rPr>
          <w:u w:val="single" w:color="000000"/>
        </w:rPr>
        <w:t xml:space="preserve"> (98,245,31); </w:t>
      </w:r>
      <w:r w:rsidRPr="00284A7A">
        <w:t xml:space="preserve">” es para rellenar con color verde el rectángulo ya mencionado antes, </w:t>
      </w:r>
      <w:proofErr w:type="spellStart"/>
      <w:r w:rsidRPr="00284A7A">
        <w:t>osea</w:t>
      </w:r>
      <w:proofErr w:type="spellEnd"/>
      <w:r w:rsidRPr="00284A7A">
        <w:t xml:space="preserve"> el “ </w:t>
      </w:r>
      <w:proofErr w:type="spellStart"/>
      <w:r w:rsidRPr="00284A7A">
        <w:rPr>
          <w:u w:val="single" w:color="000000"/>
        </w:rPr>
        <w:t>noStroke</w:t>
      </w:r>
      <w:proofErr w:type="spellEnd"/>
      <w:r w:rsidRPr="00284A7A">
        <w:rPr>
          <w:u w:val="single" w:color="000000"/>
        </w:rPr>
        <w:t xml:space="preserve">(); </w:t>
      </w:r>
      <w:r w:rsidRPr="00284A7A">
        <w:t xml:space="preserve">” y el “ </w:t>
      </w:r>
      <w:proofErr w:type="spellStart"/>
      <w:r w:rsidRPr="00284A7A">
        <w:rPr>
          <w:u w:val="single" w:color="000000"/>
        </w:rPr>
        <w:t>fill</w:t>
      </w:r>
      <w:proofErr w:type="spellEnd"/>
      <w:r w:rsidRPr="00284A7A">
        <w:rPr>
          <w:u w:val="single" w:color="000000"/>
        </w:rPr>
        <w:t xml:space="preserve">(98,245,31) </w:t>
      </w:r>
      <w:r w:rsidRPr="00284A7A">
        <w:t xml:space="preserve">” van a hacer efecto en el </w:t>
      </w:r>
      <w:proofErr w:type="spellStart"/>
      <w:r w:rsidRPr="00284A7A">
        <w:t>rect</w:t>
      </w:r>
      <w:proofErr w:type="spellEnd"/>
      <w:r w:rsidRPr="00284A7A">
        <w:t xml:space="preserve"> (rectángulo).</w:t>
      </w:r>
    </w:p>
    <w:p w:rsidR="008A1F7B" w:rsidRPr="00284A7A" w:rsidRDefault="0063482E">
      <w:pPr>
        <w:spacing w:line="480" w:lineRule="auto"/>
        <w:ind w:left="-5" w:right="98"/>
        <w:pPrChange w:id="688" w:author="Juli" w:date="2024-12-04T14:30:00Z">
          <w:pPr>
            <w:ind w:left="-5" w:right="98"/>
          </w:pPr>
        </w:pPrChange>
      </w:pPr>
      <w:r w:rsidRPr="00284A7A">
        <w:t xml:space="preserve">Después se prosigue con las </w:t>
      </w:r>
      <w:proofErr w:type="gramStart"/>
      <w:r w:rsidRPr="00284A7A">
        <w:t>“ llamadas</w:t>
      </w:r>
      <w:proofErr w:type="gramEnd"/>
      <w:r w:rsidRPr="00284A7A">
        <w:t xml:space="preserve"> a las funciones ”, en el código llame a “ </w:t>
      </w:r>
      <w:proofErr w:type="spellStart"/>
      <w:r w:rsidRPr="00284A7A">
        <w:rPr>
          <w:u w:val="single" w:color="000000"/>
        </w:rPr>
        <w:t>drawRadar</w:t>
      </w:r>
      <w:proofErr w:type="spellEnd"/>
      <w:r w:rsidRPr="00284A7A">
        <w:rPr>
          <w:u w:val="single" w:color="000000"/>
        </w:rPr>
        <w:t xml:space="preserve"> (); </w:t>
      </w:r>
      <w:proofErr w:type="spellStart"/>
      <w:r w:rsidRPr="00284A7A">
        <w:rPr>
          <w:u w:val="single" w:color="000000"/>
        </w:rPr>
        <w:t>drawLine</w:t>
      </w:r>
      <w:proofErr w:type="spellEnd"/>
      <w:r w:rsidRPr="00284A7A">
        <w:rPr>
          <w:u w:val="single" w:color="000000"/>
        </w:rPr>
        <w:t xml:space="preserve"> (); </w:t>
      </w:r>
      <w:r w:rsidRPr="00284A7A">
        <w:t xml:space="preserve">- </w:t>
      </w:r>
      <w:proofErr w:type="spellStart"/>
      <w:r w:rsidRPr="00284A7A">
        <w:rPr>
          <w:u w:val="single" w:color="000000"/>
        </w:rPr>
        <w:t>drawObject</w:t>
      </w:r>
      <w:proofErr w:type="spellEnd"/>
      <w:r w:rsidRPr="00284A7A">
        <w:rPr>
          <w:u w:val="single" w:color="000000"/>
        </w:rPr>
        <w:t xml:space="preserve"> (); </w:t>
      </w:r>
      <w:r w:rsidRPr="00284A7A">
        <w:t xml:space="preserve">y </w:t>
      </w:r>
      <w:proofErr w:type="spellStart"/>
      <w:r w:rsidRPr="00284A7A">
        <w:rPr>
          <w:u w:val="single" w:color="000000"/>
        </w:rPr>
        <w:t>drawText</w:t>
      </w:r>
      <w:proofErr w:type="spellEnd"/>
      <w:r w:rsidRPr="00284A7A">
        <w:rPr>
          <w:u w:val="single" w:color="000000"/>
        </w:rPr>
        <w:t xml:space="preserve"> (); </w:t>
      </w:r>
      <w:r w:rsidRPr="00284A7A">
        <w:t>“.</w:t>
      </w:r>
    </w:p>
    <w:p w:rsidR="008A1F7B" w:rsidRPr="00284A7A" w:rsidRDefault="0063482E">
      <w:pPr>
        <w:spacing w:line="480" w:lineRule="auto"/>
        <w:ind w:left="-5" w:right="13"/>
        <w:pPrChange w:id="689" w:author="Juli" w:date="2024-12-04T14:30:00Z">
          <w:pPr>
            <w:ind w:left="-5" w:right="13"/>
          </w:pPr>
        </w:pPrChange>
      </w:pPr>
      <w:r w:rsidRPr="00284A7A">
        <w:t xml:space="preserve">Recurrir a las funciones por el hecho de poder organizarme en el código, así podía asignar una tarea a cada función </w:t>
      </w:r>
      <w:proofErr w:type="gramStart"/>
      <w:r w:rsidRPr="00284A7A">
        <w:t>como</w:t>
      </w:r>
      <w:proofErr w:type="gramEnd"/>
      <w:r w:rsidRPr="00284A7A">
        <w:t xml:space="preserve"> por ejemplo. </w:t>
      </w:r>
      <w:proofErr w:type="gramStart"/>
      <w:r w:rsidRPr="00284A7A">
        <w:t xml:space="preserve">“ </w:t>
      </w:r>
      <w:proofErr w:type="spellStart"/>
      <w:r w:rsidRPr="00284A7A">
        <w:rPr>
          <w:u w:val="single" w:color="000000"/>
        </w:rPr>
        <w:t>drawRadar</w:t>
      </w:r>
      <w:proofErr w:type="spellEnd"/>
      <w:proofErr w:type="gramEnd"/>
      <w:r w:rsidRPr="00284A7A">
        <w:rPr>
          <w:u w:val="single" w:color="000000"/>
        </w:rPr>
        <w:t xml:space="preserve"> (); </w:t>
      </w:r>
      <w:r w:rsidRPr="00284A7A">
        <w:t xml:space="preserve">“ hará el dibujo del Radar y bueno, </w:t>
      </w:r>
      <w:proofErr w:type="spellStart"/>
      <w:r w:rsidRPr="00284A7A">
        <w:t>asi</w:t>
      </w:r>
      <w:proofErr w:type="spellEnd"/>
      <w:r w:rsidRPr="00284A7A">
        <w:t xml:space="preserve"> sucesivamente con cada</w:t>
      </w:r>
    </w:p>
    <w:p w:rsidR="008A1F7B" w:rsidRPr="00284A7A" w:rsidRDefault="0063482E">
      <w:pPr>
        <w:spacing w:line="480" w:lineRule="auto"/>
        <w:ind w:left="-5" w:right="13"/>
        <w:pPrChange w:id="690" w:author="Juli" w:date="2024-12-04T14:30:00Z">
          <w:pPr>
            <w:spacing w:line="259" w:lineRule="auto"/>
            <w:ind w:left="-5" w:right="13"/>
          </w:pPr>
        </w:pPrChange>
      </w:pPr>
      <w:del w:id="691" w:author="Juli" w:date="2024-12-04T15:13:00Z">
        <w:r w:rsidRPr="00284A7A" w:rsidDel="00526FBC">
          <w:delText xml:space="preserve">Con este código, </w:delText>
        </w:r>
      </w:del>
      <w:ins w:id="692" w:author="Juli" w:date="2024-12-04T15:13:00Z">
        <w:r w:rsidR="00526FBC">
          <w:t xml:space="preserve">Gracias a la implementación de ese código </w:t>
        </w:r>
      </w:ins>
      <w:r w:rsidRPr="00284A7A">
        <w:t>se logra apreciar esta interfaz:</w:t>
      </w:r>
    </w:p>
    <w:p w:rsidR="008A1F7B" w:rsidRPr="00284A7A" w:rsidRDefault="0063482E">
      <w:pPr>
        <w:spacing w:after="859" w:line="480" w:lineRule="auto"/>
        <w:ind w:left="30" w:right="-37" w:firstLine="0"/>
        <w:pPrChange w:id="693" w:author="Juli" w:date="2024-12-04T14:30:00Z">
          <w:pPr>
            <w:spacing w:after="859" w:line="259" w:lineRule="auto"/>
            <w:ind w:left="30" w:right="-37" w:firstLine="0"/>
          </w:pPr>
        </w:pPrChange>
      </w:pPr>
      <w:r w:rsidRPr="00284A7A">
        <w:rPr>
          <w:noProof/>
          <w:rPrChange w:id="694" w:author="Juli" w:date="2024-12-04T14:30:00Z">
            <w:rPr>
              <w:noProof/>
            </w:rPr>
          </w:rPrChange>
        </w:rPr>
        <w:lastRenderedPageBreak/>
        <w:drawing>
          <wp:inline distT="0" distB="0" distL="0" distR="0">
            <wp:extent cx="5943600" cy="3657600"/>
            <wp:effectExtent l="0" t="0" r="0" b="0"/>
            <wp:docPr id="3270" name="Picture 3270"/>
            <wp:cNvGraphicFramePr/>
            <a:graphic xmlns:a="http://schemas.openxmlformats.org/drawingml/2006/main">
              <a:graphicData uri="http://schemas.openxmlformats.org/drawingml/2006/picture">
                <pic:pic xmlns:pic="http://schemas.openxmlformats.org/drawingml/2006/picture">
                  <pic:nvPicPr>
                    <pic:cNvPr id="3270" name="Picture 3270"/>
                    <pic:cNvPicPr/>
                  </pic:nvPicPr>
                  <pic:blipFill>
                    <a:blip r:embed="rId31"/>
                    <a:stretch>
                      <a:fillRect/>
                    </a:stretch>
                  </pic:blipFill>
                  <pic:spPr>
                    <a:xfrm>
                      <a:off x="0" y="0"/>
                      <a:ext cx="5943600" cy="3657600"/>
                    </a:xfrm>
                    <a:prstGeom prst="rect">
                      <a:avLst/>
                    </a:prstGeom>
                  </pic:spPr>
                </pic:pic>
              </a:graphicData>
            </a:graphic>
          </wp:inline>
        </w:drawing>
      </w:r>
    </w:p>
    <w:p w:rsidR="008A1F7B" w:rsidRPr="00284A7A" w:rsidRDefault="0063482E">
      <w:pPr>
        <w:spacing w:after="510" w:line="480" w:lineRule="auto"/>
        <w:ind w:left="-5"/>
        <w:pPrChange w:id="695" w:author="Juli" w:date="2024-12-04T14:30:00Z">
          <w:pPr>
            <w:spacing w:after="510" w:line="265" w:lineRule="auto"/>
            <w:ind w:left="-5"/>
          </w:pPr>
        </w:pPrChange>
      </w:pPr>
      <w:r w:rsidRPr="00284A7A">
        <w:rPr>
          <w:rPrChange w:id="696" w:author="Juli" w:date="2024-12-04T14:30:00Z">
            <w:rPr/>
          </w:rPrChange>
        </w:rPr>
        <w:fldChar w:fldCharType="begin"/>
      </w:r>
      <w:r w:rsidRPr="00284A7A">
        <w:instrText xml:space="preserve"> HYPERLINK "https://howtomechatronics.com/projects/arduino-radar-project/" \l "h-building-the-device" \h </w:instrText>
      </w:r>
      <w:r w:rsidRPr="00284A7A">
        <w:rPr>
          <w:rPrChange w:id="697" w:author="Juli" w:date="2024-12-04T14:30:00Z">
            <w:rPr>
              <w:color w:val="1155CC"/>
              <w:u w:val="single" w:color="1155CC"/>
            </w:rPr>
          </w:rPrChange>
        </w:rPr>
        <w:fldChar w:fldCharType="separate"/>
      </w:r>
      <w:r w:rsidRPr="00284A7A">
        <w:rPr>
          <w:color w:val="1155CC"/>
          <w:u w:val="single" w:color="1155CC"/>
        </w:rPr>
        <w:t>https://howtomechatronics.com/projects/arduino-radar-project/#h-building-the-device</w:t>
      </w:r>
      <w:r w:rsidRPr="00284A7A">
        <w:rPr>
          <w:color w:val="1155CC"/>
          <w:u w:val="single" w:color="1155CC"/>
          <w:rPrChange w:id="698" w:author="Juli" w:date="2024-12-04T14:30:00Z">
            <w:rPr>
              <w:color w:val="1155CC"/>
              <w:u w:val="single" w:color="1155CC"/>
            </w:rPr>
          </w:rPrChange>
        </w:rPr>
        <w:fldChar w:fldCharType="end"/>
      </w:r>
    </w:p>
    <w:p w:rsidR="008A1F7B" w:rsidRPr="00284A7A" w:rsidRDefault="0063482E">
      <w:pPr>
        <w:spacing w:after="506" w:line="480" w:lineRule="auto"/>
        <w:ind w:left="-5" w:right="13"/>
        <w:pPrChange w:id="699" w:author="Juli" w:date="2024-12-04T14:30:00Z">
          <w:pPr>
            <w:spacing w:after="506"/>
            <w:ind w:left="-5" w:right="13"/>
          </w:pPr>
        </w:pPrChange>
      </w:pPr>
      <w:r w:rsidRPr="00284A7A">
        <w:t xml:space="preserve">En este sitio que lo compartí anteriormente, no </w:t>
      </w:r>
      <w:proofErr w:type="spellStart"/>
      <w:r w:rsidRPr="00284A7A">
        <w:t>sabia</w:t>
      </w:r>
      <w:proofErr w:type="spellEnd"/>
      <w:r w:rsidRPr="00284A7A">
        <w:t xml:space="preserve"> que </w:t>
      </w:r>
      <w:proofErr w:type="spellStart"/>
      <w:r w:rsidRPr="00284A7A">
        <w:t>habia</w:t>
      </w:r>
      <w:proofErr w:type="spellEnd"/>
      <w:r w:rsidRPr="00284A7A">
        <w:t xml:space="preserve"> un apartado que explicaba en cómo pensaron el desarrollo del radar, y otros proyectos a lo que voy es en que me sirve demasiado el código fuente que usaron en cada proyecto ya que en todas las investigaciones que hice en ninguna había visto acceso a códigos fuentes de </w:t>
      </w:r>
      <w:proofErr w:type="spellStart"/>
      <w:r w:rsidRPr="00284A7A">
        <w:t>processing</w:t>
      </w:r>
      <w:proofErr w:type="spellEnd"/>
      <w:r w:rsidRPr="00284A7A">
        <w:t xml:space="preserve"> sin </w:t>
      </w:r>
      <w:proofErr w:type="spellStart"/>
      <w:r w:rsidRPr="00284A7A">
        <w:t>explicacion</w:t>
      </w:r>
      <w:proofErr w:type="spellEnd"/>
      <w:r w:rsidRPr="00284A7A">
        <w:t xml:space="preserve">, </w:t>
      </w:r>
      <w:proofErr w:type="spellStart"/>
      <w:r w:rsidRPr="00284A7A">
        <w:t>mas</w:t>
      </w:r>
      <w:proofErr w:type="spellEnd"/>
      <w:r w:rsidRPr="00284A7A">
        <w:t xml:space="preserve"> </w:t>
      </w:r>
      <w:proofErr w:type="spellStart"/>
      <w:r w:rsidRPr="00284A7A">
        <w:t>alla</w:t>
      </w:r>
      <w:proofErr w:type="spellEnd"/>
      <w:r w:rsidRPr="00284A7A">
        <w:t xml:space="preserve"> que vi cursos y otras cosas de </w:t>
      </w:r>
      <w:proofErr w:type="spellStart"/>
      <w:r w:rsidRPr="00284A7A">
        <w:t>processing</w:t>
      </w:r>
      <w:proofErr w:type="spellEnd"/>
      <w:r w:rsidRPr="00284A7A">
        <w:t xml:space="preserve"> </w:t>
      </w:r>
      <w:r w:rsidRPr="00284A7A">
        <w:rPr>
          <w:rPrChange w:id="700" w:author="Juli" w:date="2024-12-04T14:30:00Z">
            <w:rPr/>
          </w:rPrChange>
        </w:rPr>
        <w:fldChar w:fldCharType="begin"/>
      </w:r>
      <w:r w:rsidRPr="00284A7A">
        <w:instrText xml:space="preserve"> HYPERLINK "https://www.humix.com/video/f1cd124497c96593944288908250824fed49b992" \h </w:instrText>
      </w:r>
      <w:r w:rsidRPr="00284A7A">
        <w:rPr>
          <w:rPrChange w:id="701" w:author="Juli" w:date="2024-12-04T14:30:00Z">
            <w:rPr>
              <w:color w:val="1155CC"/>
              <w:u w:val="single" w:color="1155CC"/>
            </w:rPr>
          </w:rPrChange>
        </w:rPr>
        <w:fldChar w:fldCharType="separate"/>
      </w:r>
      <w:r w:rsidRPr="00284A7A">
        <w:rPr>
          <w:color w:val="1155CC"/>
          <w:u w:val="single" w:color="1155CC"/>
        </w:rPr>
        <w:t>https://www.humix.com/video/f1cd124497c96593944288908250824fed49b992</w:t>
      </w:r>
      <w:r w:rsidRPr="00284A7A">
        <w:rPr>
          <w:color w:val="1155CC"/>
          <w:u w:val="single" w:color="1155CC"/>
          <w:rPrChange w:id="702" w:author="Juli" w:date="2024-12-04T14:30:00Z">
            <w:rPr>
              <w:color w:val="1155CC"/>
              <w:u w:val="single" w:color="1155CC"/>
            </w:rPr>
          </w:rPrChange>
        </w:rPr>
        <w:fldChar w:fldCharType="end"/>
      </w:r>
    </w:p>
    <w:p w:rsidR="008A1F7B" w:rsidRPr="00284A7A" w:rsidRDefault="0063482E">
      <w:pPr>
        <w:spacing w:after="547" w:line="480" w:lineRule="auto"/>
        <w:ind w:left="-5" w:right="13"/>
        <w:pPrChange w:id="703" w:author="Juli" w:date="2024-12-04T14:30:00Z">
          <w:pPr>
            <w:spacing w:after="547"/>
            <w:ind w:left="-5" w:right="13"/>
          </w:pPr>
        </w:pPrChange>
      </w:pPr>
      <w:r w:rsidRPr="00284A7A">
        <w:t>En el siguiente video explican o al menos rescato en cómo lograron hacer que el servo gire con el sensor</w:t>
      </w:r>
    </w:p>
    <w:p w:rsidR="008A1F7B" w:rsidRPr="00284A7A" w:rsidRDefault="0063482E">
      <w:pPr>
        <w:spacing w:line="480" w:lineRule="auto"/>
        <w:ind w:left="-5" w:right="13"/>
        <w:pPrChange w:id="704" w:author="Juli" w:date="2024-12-04T14:30:00Z">
          <w:pPr>
            <w:ind w:left="-5" w:right="13"/>
          </w:pPr>
        </w:pPrChange>
      </w:pPr>
      <w:del w:id="705" w:author="Juli" w:date="2024-12-04T15:14:00Z">
        <w:r w:rsidRPr="00284A7A" w:rsidDel="00526FBC">
          <w:delText>Me faltaba la funcionalidad</w:delText>
        </w:r>
      </w:del>
      <w:ins w:id="706" w:author="Juli" w:date="2024-12-04T15:14:00Z">
        <w:r w:rsidR="00526FBC">
          <w:t xml:space="preserve">Debíamos darle la funcionalidad extra a nuestro radar </w:t>
        </w:r>
      </w:ins>
      <w:r w:rsidRPr="00284A7A">
        <w:t xml:space="preserve">, pero no </w:t>
      </w:r>
      <w:ins w:id="707" w:author="Juli" w:date="2024-12-04T15:14:00Z">
        <w:r w:rsidR="00526FBC">
          <w:t>parecía</w:t>
        </w:r>
      </w:ins>
      <w:del w:id="708" w:author="Juli" w:date="2024-12-04T15:14:00Z">
        <w:r w:rsidRPr="00284A7A" w:rsidDel="00526FBC">
          <w:delText>consideraba</w:delText>
        </w:r>
      </w:del>
      <w:r w:rsidRPr="00284A7A">
        <w:t xml:space="preserve"> que sea algo tan complejo, la funcionalidad del radar es que pueda medir la velocidad de los objetos que detecte en base a su rango (por </w:t>
      </w:r>
      <w:r w:rsidRPr="00284A7A">
        <w:lastRenderedPageBreak/>
        <w:t>el momento su rango es de 40 cm y digo por el momento por si es que funciona mal el radar o algo similar).</w:t>
      </w:r>
    </w:p>
    <w:p w:rsidR="008A1F7B" w:rsidRPr="00284A7A" w:rsidRDefault="0063482E">
      <w:pPr>
        <w:spacing w:after="507" w:line="480" w:lineRule="auto"/>
        <w:ind w:left="-5" w:right="13"/>
        <w:pPrChange w:id="709" w:author="Juli" w:date="2024-12-04T14:30:00Z">
          <w:pPr>
            <w:spacing w:after="507"/>
            <w:ind w:left="-5" w:right="13"/>
          </w:pPr>
        </w:pPrChange>
      </w:pPr>
      <w:r w:rsidRPr="00284A7A">
        <w:t xml:space="preserve">Específicamente no </w:t>
      </w:r>
      <w:proofErr w:type="spellStart"/>
      <w:r w:rsidRPr="00284A7A">
        <w:t>se</w:t>
      </w:r>
      <w:proofErr w:type="spellEnd"/>
      <w:r w:rsidRPr="00284A7A">
        <w:t xml:space="preserve"> </w:t>
      </w:r>
      <w:proofErr w:type="spellStart"/>
      <w:r w:rsidRPr="00284A7A">
        <w:t>como</w:t>
      </w:r>
      <w:proofErr w:type="spellEnd"/>
      <w:r w:rsidRPr="00284A7A">
        <w:t xml:space="preserve"> hacerlo, me </w:t>
      </w:r>
      <w:proofErr w:type="spellStart"/>
      <w:r w:rsidRPr="00284A7A">
        <w:t>guié</w:t>
      </w:r>
      <w:proofErr w:type="spellEnd"/>
      <w:r w:rsidRPr="00284A7A">
        <w:t xml:space="preserve"> con datos de Google, para ser más preciso primero me enfoque en buscar cómo se calcula la velocidad. </w:t>
      </w:r>
      <w:r w:rsidRPr="00284A7A">
        <w:rPr>
          <w:rPrChange w:id="710" w:author="Juli" w:date="2024-12-04T14:30:00Z">
            <w:rPr/>
          </w:rPrChange>
        </w:rPr>
        <w:fldChar w:fldCharType="begin"/>
      </w:r>
      <w:r w:rsidRPr="00284A7A">
        <w:instrText xml:space="preserve"> HYPERLINK "https://morsmal.no/wp-content/uploads/2019/08/Vei_fart_tid_og_akselerasjon_spansk_UU.pdf" \h </w:instrText>
      </w:r>
      <w:r w:rsidRPr="00284A7A">
        <w:rPr>
          <w:rPrChange w:id="711" w:author="Juli" w:date="2024-12-04T14:30:00Z">
            <w:rPr>
              <w:color w:val="1155CC"/>
              <w:u w:val="single" w:color="1155CC"/>
            </w:rPr>
          </w:rPrChange>
        </w:rPr>
        <w:fldChar w:fldCharType="separate"/>
      </w:r>
      <w:r w:rsidRPr="00284A7A">
        <w:rPr>
          <w:color w:val="1155CC"/>
          <w:u w:val="single" w:color="1155CC"/>
        </w:rPr>
        <w:t>https://morsmal.no/wp-content/uploads/2019/08/Vei_fart_tid_og_akselerasjon_spansk_UU.pdf</w:t>
      </w:r>
      <w:r w:rsidRPr="00284A7A">
        <w:rPr>
          <w:color w:val="1155CC"/>
          <w:u w:val="single" w:color="1155CC"/>
          <w:rPrChange w:id="712" w:author="Juli" w:date="2024-12-04T14:30:00Z">
            <w:rPr>
              <w:color w:val="1155CC"/>
              <w:u w:val="single" w:color="1155CC"/>
            </w:rPr>
          </w:rPrChange>
        </w:rPr>
        <w:fldChar w:fldCharType="end"/>
      </w:r>
    </w:p>
    <w:p w:rsidR="008A1F7B" w:rsidRPr="00284A7A" w:rsidRDefault="0063482E">
      <w:pPr>
        <w:spacing w:line="480" w:lineRule="auto"/>
        <w:ind w:left="-5" w:right="13"/>
        <w:pPrChange w:id="713" w:author="Juli" w:date="2024-12-04T14:30:00Z">
          <w:pPr>
            <w:ind w:left="-5" w:right="13"/>
          </w:pPr>
        </w:pPrChange>
      </w:pPr>
      <w:r w:rsidRPr="00284A7A">
        <w:t xml:space="preserve">Mediante este link, se puede ver que en la página indica que para calcular la velocidad se necesita saber la distancia (que mi radar lo cumple) dividida por el </w:t>
      </w:r>
      <w:proofErr w:type="spellStart"/>
      <w:proofErr w:type="gramStart"/>
      <w:r w:rsidRPr="00284A7A">
        <w:t>tiempo.De</w:t>
      </w:r>
      <w:proofErr w:type="spellEnd"/>
      <w:proofErr w:type="gramEnd"/>
      <w:r w:rsidRPr="00284A7A">
        <w:t xml:space="preserve"> todo esto iba bien del lado de la distancia ya que en pantalla aparece la distancia del objeto que detectó, el problema era el tema del TIEMPO, </w:t>
      </w:r>
      <w:proofErr w:type="spellStart"/>
      <w:r w:rsidRPr="00284A7A">
        <w:t>por que</w:t>
      </w:r>
      <w:proofErr w:type="spellEnd"/>
      <w:r w:rsidRPr="00284A7A">
        <w:t xml:space="preserve"> no </w:t>
      </w:r>
      <w:proofErr w:type="spellStart"/>
      <w:r w:rsidRPr="00284A7A">
        <w:t>se</w:t>
      </w:r>
      <w:proofErr w:type="spellEnd"/>
      <w:r w:rsidRPr="00284A7A">
        <w:t xml:space="preserve"> </w:t>
      </w:r>
      <w:proofErr w:type="spellStart"/>
      <w:r w:rsidRPr="00284A7A">
        <w:t>como</w:t>
      </w:r>
      <w:proofErr w:type="spellEnd"/>
      <w:r w:rsidRPr="00284A7A">
        <w:t xml:space="preserve"> aplicarlo u usarlo. Una vez encontrado la distancia y el tiempo se tiene que hacer la siguiente</w:t>
      </w:r>
    </w:p>
    <w:p w:rsidR="008A1F7B" w:rsidRPr="00284A7A" w:rsidRDefault="0063482E">
      <w:pPr>
        <w:spacing w:after="758" w:line="480" w:lineRule="auto"/>
        <w:ind w:left="-5"/>
        <w:pPrChange w:id="714" w:author="Juli" w:date="2024-12-04T14:30:00Z">
          <w:pPr>
            <w:spacing w:after="758" w:line="265" w:lineRule="auto"/>
            <w:ind w:left="-5"/>
          </w:pPr>
        </w:pPrChange>
      </w:pPr>
      <w:r w:rsidRPr="00284A7A">
        <w:t>fórmula:</w:t>
      </w:r>
      <w:r w:rsidRPr="00284A7A">
        <w:rPr>
          <w:noProof/>
          <w:rPrChange w:id="715" w:author="Juli" w:date="2024-12-04T14:30:00Z">
            <w:rPr>
              <w:noProof/>
            </w:rPr>
          </w:rPrChange>
        </w:rPr>
        <w:drawing>
          <wp:inline distT="0" distB="0" distL="0" distR="0">
            <wp:extent cx="2438400" cy="1781175"/>
            <wp:effectExtent l="0" t="0" r="0" b="0"/>
            <wp:docPr id="3575" name="Picture 3575"/>
            <wp:cNvGraphicFramePr/>
            <a:graphic xmlns:a="http://schemas.openxmlformats.org/drawingml/2006/main">
              <a:graphicData uri="http://schemas.openxmlformats.org/drawingml/2006/picture">
                <pic:pic xmlns:pic="http://schemas.openxmlformats.org/drawingml/2006/picture">
                  <pic:nvPicPr>
                    <pic:cNvPr id="3575" name="Picture 3575"/>
                    <pic:cNvPicPr/>
                  </pic:nvPicPr>
                  <pic:blipFill>
                    <a:blip r:embed="rId32"/>
                    <a:stretch>
                      <a:fillRect/>
                    </a:stretch>
                  </pic:blipFill>
                  <pic:spPr>
                    <a:xfrm>
                      <a:off x="0" y="0"/>
                      <a:ext cx="2438400" cy="1781175"/>
                    </a:xfrm>
                    <a:prstGeom prst="rect">
                      <a:avLst/>
                    </a:prstGeom>
                  </pic:spPr>
                </pic:pic>
              </a:graphicData>
            </a:graphic>
          </wp:inline>
        </w:drawing>
      </w:r>
      <w:r w:rsidRPr="00284A7A">
        <w:t xml:space="preserve"> (El DESPLAZAMIENTO es la distancia) </w:t>
      </w:r>
      <w:r w:rsidRPr="00284A7A">
        <w:rPr>
          <w:rPrChange w:id="716" w:author="Juli" w:date="2024-12-04T14:30:00Z">
            <w:rPr/>
          </w:rPrChange>
        </w:rPr>
        <w:fldChar w:fldCharType="begin"/>
      </w:r>
      <w:r w:rsidRPr="00284A7A">
        <w:instrText xml:space="preserve"> HYPERLINK "https://youtu.be/dqPzRh1JaBs?si=BHBw7ObdQhoS4enY" \h </w:instrText>
      </w:r>
      <w:r w:rsidRPr="00284A7A">
        <w:rPr>
          <w:rPrChange w:id="717" w:author="Juli" w:date="2024-12-04T14:30:00Z">
            <w:rPr>
              <w:color w:val="1155CC"/>
              <w:u w:val="single" w:color="1155CC"/>
            </w:rPr>
          </w:rPrChange>
        </w:rPr>
        <w:fldChar w:fldCharType="separate"/>
      </w:r>
      <w:r w:rsidRPr="00284A7A">
        <w:rPr>
          <w:color w:val="1155CC"/>
          <w:u w:val="single" w:color="1155CC"/>
        </w:rPr>
        <w:t>https://youtu.be/dqPzRh1JaBs?si=BHBw7ObdQhoS4enY</w:t>
      </w:r>
      <w:r w:rsidRPr="00284A7A">
        <w:rPr>
          <w:color w:val="1155CC"/>
          <w:u w:val="single" w:color="1155CC"/>
          <w:rPrChange w:id="718" w:author="Juli" w:date="2024-12-04T14:30:00Z">
            <w:rPr>
              <w:color w:val="1155CC"/>
              <w:u w:val="single" w:color="1155CC"/>
            </w:rPr>
          </w:rPrChange>
        </w:rPr>
        <w:fldChar w:fldCharType="end"/>
      </w:r>
    </w:p>
    <w:p w:rsidR="008A1F7B" w:rsidRPr="00284A7A" w:rsidRDefault="0063482E">
      <w:pPr>
        <w:spacing w:after="2105" w:line="480" w:lineRule="auto"/>
        <w:ind w:left="-5" w:right="13"/>
        <w:pPrChange w:id="719" w:author="Juli" w:date="2024-12-04T14:30:00Z">
          <w:pPr>
            <w:spacing w:after="2105"/>
            <w:ind w:left="-5" w:right="13"/>
          </w:pPr>
        </w:pPrChange>
      </w:pPr>
      <w:r w:rsidRPr="00284A7A">
        <w:t xml:space="preserve">En este video explica el concepto de la velocidad en un sensor ultrasónico, el sujeto utiliza 2 distancias que lo entendí como </w:t>
      </w:r>
      <w:proofErr w:type="gramStart"/>
      <w:r w:rsidRPr="00284A7A">
        <w:t>“ Distancia</w:t>
      </w:r>
      <w:proofErr w:type="gramEnd"/>
      <w:r w:rsidRPr="00284A7A">
        <w:t xml:space="preserve"> Inicial “ y “Distancia Final “ y esto lo va a dividir por una “ diferencia ” que este será el tiempo que se va a tardar el radar en detectar otro objeto ( si es que detecta otro objeto ).</w:t>
      </w:r>
    </w:p>
    <w:p w:rsidR="00EA01C1" w:rsidRPr="00EA01C1" w:rsidRDefault="00EA01C1">
      <w:pPr>
        <w:spacing w:after="484" w:line="480" w:lineRule="auto"/>
        <w:ind w:left="-5" w:right="13"/>
        <w:rPr>
          <w:ins w:id="720" w:author="Juli" w:date="2024-12-04T15:53:00Z"/>
          <w:color w:val="auto"/>
          <w:sz w:val="24"/>
          <w:szCs w:val="24"/>
          <w:rPrChange w:id="721" w:author="Juli" w:date="2024-12-04T15:53:00Z">
            <w:rPr>
              <w:ins w:id="722" w:author="Juli" w:date="2024-12-04T15:53:00Z"/>
              <w:color w:val="FF0000"/>
              <w:sz w:val="24"/>
              <w:szCs w:val="24"/>
            </w:rPr>
          </w:rPrChange>
        </w:rPr>
        <w:pPrChange w:id="723" w:author="Juli" w:date="2024-12-04T14:30:00Z">
          <w:pPr>
            <w:spacing w:after="484"/>
            <w:ind w:left="-5" w:right="13"/>
          </w:pPr>
        </w:pPrChange>
      </w:pPr>
      <w:ins w:id="724" w:author="Juli" w:date="2024-12-04T15:53:00Z">
        <w:r>
          <w:rPr>
            <w:color w:val="auto"/>
            <w:sz w:val="24"/>
            <w:szCs w:val="24"/>
          </w:rPr>
          <w:lastRenderedPageBreak/>
          <w:t>Una vez ya el proyecto va encaminado voy</w:t>
        </w:r>
      </w:ins>
      <w:ins w:id="725" w:author="Juli" w:date="2024-12-04T15:54:00Z">
        <w:r>
          <w:rPr>
            <w:color w:val="auto"/>
            <w:sz w:val="24"/>
            <w:szCs w:val="24"/>
          </w:rPr>
          <w:t xml:space="preserve"> a estar nombrando, los errores y complicaciones que se nos presentaron a la hora de crear nuestro mini radar:</w:t>
        </w:r>
      </w:ins>
    </w:p>
    <w:p w:rsidR="008A1F7B" w:rsidRPr="00526FBC" w:rsidDel="00EA01C1" w:rsidRDefault="0063482E">
      <w:pPr>
        <w:pStyle w:val="Ttulo2"/>
        <w:spacing w:after="1096" w:line="480" w:lineRule="auto"/>
        <w:ind w:left="-5"/>
        <w:rPr>
          <w:del w:id="726" w:author="Juli" w:date="2024-12-04T15:53:00Z"/>
          <w:rFonts w:ascii="Times New Roman" w:hAnsi="Times New Roman" w:cs="Times New Roman"/>
          <w:color w:val="FF0000"/>
          <w:sz w:val="24"/>
          <w:szCs w:val="24"/>
          <w:rPrChange w:id="727" w:author="Juli" w:date="2024-12-04T15:14:00Z">
            <w:rPr>
              <w:del w:id="728" w:author="Juli" w:date="2024-12-04T15:53:00Z"/>
            </w:rPr>
          </w:rPrChange>
        </w:rPr>
        <w:pPrChange w:id="729" w:author="Juli" w:date="2024-12-04T14:30:00Z">
          <w:pPr>
            <w:pStyle w:val="Ttulo2"/>
            <w:spacing w:after="1096"/>
            <w:ind w:left="-5"/>
          </w:pPr>
        </w:pPrChange>
      </w:pPr>
      <w:del w:id="730" w:author="Juli" w:date="2024-12-04T15:14:00Z">
        <w:r w:rsidRPr="00526FBC" w:rsidDel="00526FBC">
          <w:rPr>
            <w:rFonts w:ascii="Times New Roman" w:hAnsi="Times New Roman" w:cs="Times New Roman"/>
            <w:color w:val="FF0000"/>
            <w:sz w:val="24"/>
            <w:szCs w:val="24"/>
            <w:rPrChange w:id="731" w:author="Juli" w:date="2024-12-04T15:14:00Z">
              <w:rPr/>
            </w:rPrChange>
          </w:rPr>
          <w:delText>Etapa 3</w:delText>
        </w:r>
      </w:del>
      <w:del w:id="732" w:author="Juli" w:date="2024-12-04T15:53:00Z">
        <w:r w:rsidRPr="00526FBC" w:rsidDel="00EA01C1">
          <w:rPr>
            <w:rFonts w:ascii="Times New Roman" w:hAnsi="Times New Roman" w:cs="Times New Roman"/>
            <w:color w:val="FF0000"/>
            <w:sz w:val="24"/>
            <w:szCs w:val="24"/>
            <w:rPrChange w:id="733" w:author="Juli" w:date="2024-12-04T15:14:00Z">
              <w:rPr/>
            </w:rPrChange>
          </w:rPr>
          <w:delText>: Errores e Complicaciones del Radar</w:delText>
        </w:r>
      </w:del>
    </w:p>
    <w:p w:rsidR="008A1F7B" w:rsidRPr="00284A7A" w:rsidRDefault="0063482E">
      <w:pPr>
        <w:spacing w:after="484" w:line="480" w:lineRule="auto"/>
        <w:ind w:left="-5" w:right="13"/>
        <w:pPrChange w:id="734" w:author="Juli" w:date="2024-12-04T14:30:00Z">
          <w:pPr>
            <w:spacing w:after="484"/>
            <w:ind w:left="-5" w:right="13"/>
          </w:pPr>
        </w:pPrChange>
      </w:pPr>
      <w:r w:rsidRPr="00284A7A">
        <w:t xml:space="preserve">El primer problema </w:t>
      </w:r>
      <w:proofErr w:type="spellStart"/>
      <w:r w:rsidRPr="00284A7A">
        <w:t>de el</w:t>
      </w:r>
      <w:proofErr w:type="spellEnd"/>
      <w:r w:rsidRPr="00284A7A">
        <w:t xml:space="preserve"> código de </w:t>
      </w:r>
      <w:proofErr w:type="spellStart"/>
      <w:r w:rsidRPr="00284A7A">
        <w:t>arduino</w:t>
      </w:r>
      <w:proofErr w:type="spellEnd"/>
      <w:r w:rsidRPr="00284A7A">
        <w:t xml:space="preserve"> solo es el mensaje del monitor serial, el problema específicamente es que me aparece </w:t>
      </w:r>
      <w:proofErr w:type="spellStart"/>
      <w:r w:rsidRPr="00284A7A">
        <w:t>asi</w:t>
      </w:r>
      <w:proofErr w:type="spellEnd"/>
      <w:r w:rsidRPr="00284A7A">
        <w:t>:</w:t>
      </w:r>
    </w:p>
    <w:p w:rsidR="008A1F7B" w:rsidRPr="00284A7A" w:rsidRDefault="0063482E">
      <w:pPr>
        <w:spacing w:after="542" w:line="480" w:lineRule="auto"/>
        <w:ind w:left="-5" w:right="13"/>
        <w:pPrChange w:id="735" w:author="Juli" w:date="2024-12-04T14:30:00Z">
          <w:pPr>
            <w:spacing w:after="542"/>
            <w:ind w:left="-5" w:right="13"/>
          </w:pPr>
        </w:pPrChange>
      </w:pPr>
      <w:r w:rsidRPr="00284A7A">
        <w:t>Distancia100.Distancia</w:t>
      </w:r>
      <w:proofErr w:type="gramStart"/>
      <w:r w:rsidRPr="00284A7A">
        <w:t>123,......</w:t>
      </w:r>
      <w:proofErr w:type="gramEnd"/>
    </w:p>
    <w:p w:rsidR="008A1F7B" w:rsidRPr="00284A7A" w:rsidRDefault="0063482E">
      <w:pPr>
        <w:spacing w:after="264" w:line="480" w:lineRule="auto"/>
        <w:ind w:left="-5" w:right="13"/>
        <w:pPrChange w:id="736" w:author="Juli" w:date="2024-12-04T14:30:00Z">
          <w:pPr>
            <w:spacing w:after="264" w:line="259" w:lineRule="auto"/>
            <w:ind w:left="-5" w:right="13"/>
          </w:pPr>
        </w:pPrChange>
      </w:pPr>
      <w:r w:rsidRPr="00284A7A">
        <w:t xml:space="preserve">En pocas palabras me </w:t>
      </w:r>
      <w:proofErr w:type="spellStart"/>
      <w:r w:rsidRPr="00284A7A">
        <w:t>aparece</w:t>
      </w:r>
      <w:proofErr w:type="spellEnd"/>
      <w:r w:rsidRPr="00284A7A">
        <w:t xml:space="preserve"> muy junto las palabras, pero supongo que es lo de menos, solo es tema del</w:t>
      </w:r>
    </w:p>
    <w:p w:rsidR="008A1F7B" w:rsidRPr="00284A7A" w:rsidRDefault="0063482E">
      <w:pPr>
        <w:spacing w:after="547" w:line="480" w:lineRule="auto"/>
        <w:ind w:left="-5" w:right="13"/>
        <w:pPrChange w:id="737" w:author="Juli" w:date="2024-12-04T14:30:00Z">
          <w:pPr>
            <w:spacing w:after="547"/>
            <w:ind w:left="-5" w:right="13"/>
          </w:pPr>
        </w:pPrChange>
      </w:pPr>
      <w:r w:rsidRPr="00284A7A">
        <w:t>“</w:t>
      </w:r>
      <w:proofErr w:type="spellStart"/>
      <w:r w:rsidRPr="00284A7A">
        <w:t>println</w:t>
      </w:r>
      <w:proofErr w:type="spellEnd"/>
      <w:r w:rsidRPr="00284A7A">
        <w:t xml:space="preserve">”. Y efectivamente si era él </w:t>
      </w:r>
      <w:proofErr w:type="spellStart"/>
      <w:r w:rsidRPr="00284A7A">
        <w:t>println</w:t>
      </w:r>
      <w:proofErr w:type="spellEnd"/>
      <w:r w:rsidRPr="00284A7A">
        <w:t xml:space="preserve">, opte por usar solo </w:t>
      </w:r>
      <w:proofErr w:type="spellStart"/>
      <w:r w:rsidRPr="00284A7A">
        <w:t>serial.print</w:t>
      </w:r>
      <w:proofErr w:type="spellEnd"/>
    </w:p>
    <w:p w:rsidR="008A1F7B" w:rsidRPr="00284A7A" w:rsidRDefault="0063482E">
      <w:pPr>
        <w:spacing w:line="480" w:lineRule="auto"/>
        <w:ind w:left="-5" w:right="13"/>
        <w:pPrChange w:id="738" w:author="Juli" w:date="2024-12-04T14:30:00Z">
          <w:pPr>
            <w:ind w:left="-5" w:right="13"/>
          </w:pPr>
        </w:pPrChange>
      </w:pPr>
      <w:r w:rsidRPr="00284A7A">
        <w:t xml:space="preserve">Otros de los problemas que se me presentan es en cómo hacer que se mueva el servo y que se vea en pantalla, es decir, la línea roja que aparece en la pantalla </w:t>
      </w:r>
      <w:proofErr w:type="gramStart"/>
      <w:r w:rsidRPr="00284A7A">
        <w:t>( se</w:t>
      </w:r>
      <w:proofErr w:type="gramEnd"/>
      <w:r w:rsidRPr="00284A7A">
        <w:t xml:space="preserve"> logra ver en las imágenes de la etapa 2 ) se tiene que mover hasta cumplir 180° y luego volver a 0°, así sucesivamente</w:t>
      </w:r>
    </w:p>
    <w:p w:rsidR="008A1F7B" w:rsidRPr="00284A7A" w:rsidRDefault="0063482E">
      <w:pPr>
        <w:spacing w:line="480" w:lineRule="auto"/>
        <w:ind w:left="-5" w:right="13"/>
        <w:pPrChange w:id="739" w:author="Juli" w:date="2024-12-04T14:30:00Z">
          <w:pPr>
            <w:ind w:left="-5" w:right="13"/>
          </w:pPr>
        </w:pPrChange>
      </w:pPr>
      <w:r w:rsidRPr="00284A7A">
        <w:t xml:space="preserve">Una de las primeras opciones que considere fue en revisar primero el código del </w:t>
      </w:r>
      <w:proofErr w:type="spellStart"/>
      <w:r w:rsidRPr="00284A7A">
        <w:t>Arduino</w:t>
      </w:r>
      <w:proofErr w:type="spellEnd"/>
      <w:r w:rsidRPr="00284A7A">
        <w:t xml:space="preserve"> y al revisar el </w:t>
      </w:r>
      <w:proofErr w:type="spellStart"/>
      <w:r w:rsidRPr="00284A7A">
        <w:t>Arduino</w:t>
      </w:r>
      <w:proofErr w:type="spellEnd"/>
      <w:r w:rsidRPr="00284A7A">
        <w:t xml:space="preserve">, todo funcionaba correctamente, pero note que tal vez se podía hacer el </w:t>
      </w:r>
      <w:proofErr w:type="spellStart"/>
      <w:r w:rsidRPr="00284A7A">
        <w:t>codigo</w:t>
      </w:r>
      <w:proofErr w:type="spellEnd"/>
      <w:r w:rsidRPr="00284A7A">
        <w:t xml:space="preserve"> aún más simple y coherente por lo cual era </w:t>
      </w:r>
      <w:proofErr w:type="spellStart"/>
      <w:r w:rsidRPr="00284A7A">
        <w:t>algun</w:t>
      </w:r>
      <w:proofErr w:type="spellEnd"/>
      <w:r w:rsidRPr="00284A7A">
        <w:t xml:space="preserve"> error del código de </w:t>
      </w:r>
      <w:proofErr w:type="spellStart"/>
      <w:r w:rsidRPr="00284A7A">
        <w:t>Processing</w:t>
      </w:r>
      <w:proofErr w:type="spellEnd"/>
      <w:r w:rsidRPr="00284A7A">
        <w:t xml:space="preserve">, posiblemente se trata en el </w:t>
      </w:r>
      <w:proofErr w:type="spellStart"/>
      <w:r w:rsidRPr="00284A7A">
        <w:t>void</w:t>
      </w:r>
      <w:proofErr w:type="spellEnd"/>
      <w:r w:rsidRPr="00284A7A">
        <w:t xml:space="preserve"> </w:t>
      </w:r>
      <w:proofErr w:type="spellStart"/>
      <w:r w:rsidRPr="00284A7A">
        <w:t>setup</w:t>
      </w:r>
      <w:proofErr w:type="spellEnd"/>
      <w:r w:rsidRPr="00284A7A">
        <w:t xml:space="preserve">(), </w:t>
      </w:r>
      <w:proofErr w:type="spellStart"/>
      <w:r w:rsidRPr="00284A7A">
        <w:t>por que</w:t>
      </w:r>
      <w:proofErr w:type="spellEnd"/>
      <w:r w:rsidRPr="00284A7A">
        <w:t xml:space="preserve"> acabo de ver que no implemente algún </w:t>
      </w:r>
      <w:proofErr w:type="spellStart"/>
      <w:r w:rsidRPr="00284A7A">
        <w:t>for</w:t>
      </w:r>
      <w:proofErr w:type="spellEnd"/>
      <w:r w:rsidRPr="00284A7A">
        <w:t xml:space="preserve">, que con este comando podría hacer que gire y lo detecte la app de </w:t>
      </w:r>
      <w:proofErr w:type="spellStart"/>
      <w:r w:rsidRPr="00284A7A">
        <w:t>Processing.Con</w:t>
      </w:r>
      <w:proofErr w:type="spellEnd"/>
      <w:r w:rsidRPr="00284A7A">
        <w:t xml:space="preserve"> ayuda de </w:t>
      </w:r>
      <w:proofErr w:type="spellStart"/>
      <w:r w:rsidRPr="00284A7A">
        <w:t>Consorti</w:t>
      </w:r>
      <w:proofErr w:type="spellEnd"/>
      <w:r w:rsidRPr="00284A7A">
        <w:t xml:space="preserve"> nos dijo que el error era o del Sensor o </w:t>
      </w:r>
      <w:proofErr w:type="spellStart"/>
      <w:r w:rsidRPr="00284A7A">
        <w:t>algun</w:t>
      </w:r>
      <w:proofErr w:type="spellEnd"/>
      <w:r w:rsidRPr="00284A7A">
        <w:t xml:space="preserve"> error de </w:t>
      </w:r>
      <w:proofErr w:type="spellStart"/>
      <w:r w:rsidRPr="00284A7A">
        <w:t>conexion</w:t>
      </w:r>
      <w:proofErr w:type="spellEnd"/>
      <w:r w:rsidRPr="00284A7A">
        <w:t xml:space="preserve">, no pude verificar el error ese mismo </w:t>
      </w:r>
      <w:proofErr w:type="spellStart"/>
      <w:r w:rsidRPr="00284A7A">
        <w:t>dia</w:t>
      </w:r>
      <w:proofErr w:type="spellEnd"/>
      <w:r w:rsidRPr="00284A7A">
        <w:t xml:space="preserve"> por el simple hecho de que el profesor de la materia ya se iba.</w:t>
      </w:r>
    </w:p>
    <w:p w:rsidR="00526FBC" w:rsidRDefault="00526FBC">
      <w:pPr>
        <w:spacing w:line="480" w:lineRule="auto"/>
        <w:ind w:left="-5" w:right="13"/>
        <w:rPr>
          <w:ins w:id="740" w:author="Juli" w:date="2024-12-04T15:15:00Z"/>
        </w:rPr>
        <w:pPrChange w:id="741" w:author="Juli" w:date="2024-12-04T14:30:00Z">
          <w:pPr>
            <w:ind w:left="-5" w:right="13"/>
          </w:pPr>
        </w:pPrChange>
      </w:pPr>
    </w:p>
    <w:p w:rsidR="00526FBC" w:rsidRDefault="00526FBC">
      <w:pPr>
        <w:spacing w:line="480" w:lineRule="auto"/>
        <w:ind w:left="-5" w:right="13"/>
        <w:rPr>
          <w:ins w:id="742" w:author="Juli" w:date="2024-12-04T15:15:00Z"/>
        </w:rPr>
        <w:pPrChange w:id="743" w:author="Juli" w:date="2024-12-04T14:30:00Z">
          <w:pPr>
            <w:ind w:left="-5" w:right="13"/>
          </w:pPr>
        </w:pPrChange>
      </w:pPr>
    </w:p>
    <w:p w:rsidR="00526FBC" w:rsidRPr="00EC33ED" w:rsidRDefault="0063482E" w:rsidP="00526FBC">
      <w:pPr>
        <w:spacing w:line="480" w:lineRule="auto"/>
        <w:ind w:left="-5" w:right="13"/>
        <w:rPr>
          <w:moveTo w:id="744" w:author="Juli" w:date="2024-12-04T15:16:00Z"/>
        </w:rPr>
      </w:pPr>
      <w:r w:rsidRPr="00284A7A">
        <w:t xml:space="preserve">Opte por cambiar gran parte del código de </w:t>
      </w:r>
      <w:proofErr w:type="spellStart"/>
      <w:r w:rsidRPr="00284A7A">
        <w:t>Processing</w:t>
      </w:r>
      <w:proofErr w:type="spellEnd"/>
      <w:r w:rsidRPr="00284A7A">
        <w:t xml:space="preserve">, como por ejemplo, en las librerías que implemente, vi que NO era necesario usar librerías de tipo “Java” en el </w:t>
      </w:r>
      <w:proofErr w:type="spellStart"/>
      <w:r w:rsidRPr="00284A7A">
        <w:t>Processing</w:t>
      </w:r>
      <w:proofErr w:type="spellEnd"/>
      <w:r w:rsidRPr="00284A7A">
        <w:t xml:space="preserve">, esas librerías reconozco que las </w:t>
      </w:r>
      <w:r w:rsidRPr="00284A7A">
        <w:lastRenderedPageBreak/>
        <w:t>saque de google, pero al ent</w:t>
      </w:r>
      <w:moveToRangeStart w:id="745" w:author="Juli" w:date="2024-12-04T15:15:00Z" w:name="move184217775"/>
      <w:moveTo w:id="746" w:author="Juli" w:date="2024-12-04T15:15:00Z">
        <w:del w:id="747" w:author="Juli" w:date="2024-12-04T15:16:00Z">
          <w:r w:rsidR="00526FBC" w:rsidRPr="00080549" w:rsidDel="00526FBC">
            <w:rPr>
              <w:noProof/>
            </w:rPr>
            <w:drawing>
              <wp:inline distT="0" distB="0" distL="0" distR="0" wp14:anchorId="409240E6" wp14:editId="45D086E7">
                <wp:extent cx="2886075" cy="3219450"/>
                <wp:effectExtent l="0" t="0" r="9525" b="0"/>
                <wp:docPr id="9" name="Picture 4011"/>
                <wp:cNvGraphicFramePr/>
                <a:graphic xmlns:a="http://schemas.openxmlformats.org/drawingml/2006/main">
                  <a:graphicData uri="http://schemas.openxmlformats.org/drawingml/2006/picture">
                    <pic:pic xmlns:pic="http://schemas.openxmlformats.org/drawingml/2006/picture">
                      <pic:nvPicPr>
                        <pic:cNvPr id="4011" name="Picture 4011"/>
                        <pic:cNvPicPr/>
                      </pic:nvPicPr>
                      <pic:blipFill>
                        <a:blip r:embed="rId30"/>
                        <a:stretch>
                          <a:fillRect/>
                        </a:stretch>
                      </pic:blipFill>
                      <pic:spPr>
                        <a:xfrm>
                          <a:off x="0" y="0"/>
                          <a:ext cx="2886076" cy="3219451"/>
                        </a:xfrm>
                        <a:prstGeom prst="rect">
                          <a:avLst/>
                        </a:prstGeom>
                      </pic:spPr>
                    </pic:pic>
                  </a:graphicData>
                </a:graphic>
              </wp:inline>
            </w:drawing>
          </w:r>
        </w:del>
      </w:moveTo>
      <w:moveToRangeEnd w:id="745"/>
      <w:r w:rsidRPr="00284A7A">
        <w:t xml:space="preserve">ender mejor cómo funcionaba </w:t>
      </w:r>
      <w:proofErr w:type="spellStart"/>
      <w:r w:rsidRPr="00284A7A">
        <w:t>processing</w:t>
      </w:r>
      <w:proofErr w:type="spellEnd"/>
      <w:r w:rsidRPr="00284A7A">
        <w:t xml:space="preserve"> me di cuenta que es obsoleto para el</w:t>
      </w:r>
      <w:ins w:id="748" w:author="Juli" w:date="2024-12-04T15:16:00Z">
        <w:r w:rsidR="00526FBC" w:rsidRPr="00526FBC">
          <w:t xml:space="preserve"> </w:t>
        </w:r>
      </w:ins>
      <w:moveToRangeStart w:id="749" w:author="Juli" w:date="2024-12-04T15:16:00Z" w:name="move184217796"/>
      <w:moveTo w:id="750" w:author="Juli" w:date="2024-12-04T15:16:00Z">
        <w:r w:rsidR="00526FBC" w:rsidRPr="00EC33ED">
          <w:t>armado del Radar o al menos algo a tener en cuenta, así que sustituí esto:</w:t>
        </w:r>
      </w:moveTo>
    </w:p>
    <w:moveToRangeEnd w:id="749"/>
    <w:p w:rsidR="00526FBC" w:rsidRDefault="00526FBC">
      <w:pPr>
        <w:spacing w:line="480" w:lineRule="auto"/>
        <w:ind w:left="-5" w:right="13"/>
        <w:rPr>
          <w:ins w:id="751" w:author="Juli" w:date="2024-12-04T15:16:00Z"/>
        </w:rPr>
        <w:pPrChange w:id="752" w:author="Juli" w:date="2024-12-04T14:30:00Z">
          <w:pPr>
            <w:ind w:left="-5" w:right="13"/>
          </w:pPr>
        </w:pPrChange>
      </w:pPr>
      <w:ins w:id="753" w:author="Juli" w:date="2024-12-04T15:16:00Z">
        <w:r w:rsidRPr="00080549">
          <w:rPr>
            <w:noProof/>
          </w:rPr>
          <w:drawing>
            <wp:inline distT="0" distB="0" distL="0" distR="0" wp14:anchorId="090416CA" wp14:editId="7CEB0AC9">
              <wp:extent cx="3838575" cy="4381500"/>
              <wp:effectExtent l="0" t="0" r="9525" b="0"/>
              <wp:docPr id="10" name="Picture 4011"/>
              <wp:cNvGraphicFramePr/>
              <a:graphic xmlns:a="http://schemas.openxmlformats.org/drawingml/2006/main">
                <a:graphicData uri="http://schemas.openxmlformats.org/drawingml/2006/picture">
                  <pic:pic xmlns:pic="http://schemas.openxmlformats.org/drawingml/2006/picture">
                    <pic:nvPicPr>
                      <pic:cNvPr id="4011" name="Picture 4011"/>
                      <pic:cNvPicPr/>
                    </pic:nvPicPr>
                    <pic:blipFill>
                      <a:blip r:embed="rId30"/>
                      <a:stretch>
                        <a:fillRect/>
                      </a:stretch>
                    </pic:blipFill>
                    <pic:spPr>
                      <a:xfrm>
                        <a:off x="0" y="0"/>
                        <a:ext cx="3838576" cy="4381501"/>
                      </a:xfrm>
                      <a:prstGeom prst="rect">
                        <a:avLst/>
                      </a:prstGeom>
                    </pic:spPr>
                  </pic:pic>
                </a:graphicData>
              </a:graphic>
            </wp:inline>
          </w:drawing>
        </w:r>
      </w:ins>
    </w:p>
    <w:p w:rsidR="00526FBC" w:rsidRDefault="00526FBC">
      <w:pPr>
        <w:spacing w:line="480" w:lineRule="auto"/>
        <w:ind w:left="-5" w:right="13"/>
        <w:rPr>
          <w:ins w:id="754" w:author="Juli" w:date="2024-12-04T15:17:00Z"/>
        </w:rPr>
        <w:pPrChange w:id="755" w:author="Juli" w:date="2024-12-04T14:30:00Z">
          <w:pPr>
            <w:ind w:left="-5" w:right="13"/>
          </w:pPr>
        </w:pPrChange>
      </w:pPr>
    </w:p>
    <w:p w:rsidR="00526FBC" w:rsidRDefault="00526FBC">
      <w:pPr>
        <w:spacing w:line="480" w:lineRule="auto"/>
        <w:ind w:left="-5" w:right="13"/>
        <w:rPr>
          <w:ins w:id="756" w:author="Juli" w:date="2024-12-04T15:17:00Z"/>
        </w:rPr>
        <w:pPrChange w:id="757" w:author="Juli" w:date="2024-12-04T14:30:00Z">
          <w:pPr>
            <w:ind w:left="-5" w:right="13"/>
          </w:pPr>
        </w:pPrChange>
      </w:pPr>
    </w:p>
    <w:p w:rsidR="00526FBC" w:rsidRDefault="00526FBC">
      <w:pPr>
        <w:spacing w:line="480" w:lineRule="auto"/>
        <w:ind w:left="-5" w:right="13"/>
        <w:rPr>
          <w:ins w:id="758" w:author="Juli" w:date="2024-12-04T15:17:00Z"/>
        </w:rPr>
        <w:pPrChange w:id="759" w:author="Juli" w:date="2024-12-04T14:30:00Z">
          <w:pPr>
            <w:ind w:left="-5" w:right="13"/>
          </w:pPr>
        </w:pPrChange>
      </w:pPr>
    </w:p>
    <w:p w:rsidR="00526FBC" w:rsidRDefault="00526FBC">
      <w:pPr>
        <w:spacing w:line="480" w:lineRule="auto"/>
        <w:ind w:left="-5" w:right="13"/>
        <w:rPr>
          <w:ins w:id="760" w:author="Juli" w:date="2024-12-04T15:16:00Z"/>
        </w:rPr>
        <w:pPrChange w:id="761" w:author="Juli" w:date="2024-12-04T14:30:00Z">
          <w:pPr>
            <w:ind w:left="-5" w:right="13"/>
          </w:pPr>
        </w:pPrChange>
      </w:pPr>
      <w:ins w:id="762" w:author="Juli" w:date="2024-12-04T15:17:00Z">
        <w:r>
          <w:t>A este código:</w:t>
        </w:r>
      </w:ins>
    </w:p>
    <w:p w:rsidR="008A1F7B" w:rsidRPr="00284A7A" w:rsidDel="00526FBC" w:rsidRDefault="00526FBC">
      <w:pPr>
        <w:spacing w:line="480" w:lineRule="auto"/>
        <w:ind w:left="-5" w:right="13"/>
        <w:rPr>
          <w:del w:id="763" w:author="Juli" w:date="2024-12-04T15:17:00Z"/>
        </w:rPr>
        <w:pPrChange w:id="764" w:author="Juli" w:date="2024-12-04T15:17:00Z">
          <w:pPr>
            <w:ind w:left="-5" w:right="13"/>
          </w:pPr>
        </w:pPrChange>
      </w:pPr>
      <w:moveToRangeStart w:id="765" w:author="Juli" w:date="2024-12-04T15:16:00Z" w:name="move184217811"/>
      <w:moveTo w:id="766" w:author="Juli" w:date="2024-12-04T15:16:00Z">
        <w:r w:rsidRPr="004C0CFF">
          <w:rPr>
            <w:noProof/>
          </w:rPr>
          <w:lastRenderedPageBreak/>
          <w:drawing>
            <wp:inline distT="0" distB="0" distL="0" distR="0" wp14:anchorId="69DD9DAF" wp14:editId="75F72BEC">
              <wp:extent cx="4029075" cy="2619375"/>
              <wp:effectExtent l="0" t="0" r="9525" b="9525"/>
              <wp:docPr id="12" name="Picture 4272"/>
              <wp:cNvGraphicFramePr/>
              <a:graphic xmlns:a="http://schemas.openxmlformats.org/drawingml/2006/main">
                <a:graphicData uri="http://schemas.openxmlformats.org/drawingml/2006/picture">
                  <pic:pic xmlns:pic="http://schemas.openxmlformats.org/drawingml/2006/picture">
                    <pic:nvPicPr>
                      <pic:cNvPr id="4272" name="Picture 4272"/>
                      <pic:cNvPicPr/>
                    </pic:nvPicPr>
                    <pic:blipFill>
                      <a:blip r:embed="rId33"/>
                      <a:stretch>
                        <a:fillRect/>
                      </a:stretch>
                    </pic:blipFill>
                    <pic:spPr>
                      <a:xfrm>
                        <a:off x="0" y="0"/>
                        <a:ext cx="4029075" cy="2619375"/>
                      </a:xfrm>
                      <a:prstGeom prst="rect">
                        <a:avLst/>
                      </a:prstGeom>
                    </pic:spPr>
                  </pic:pic>
                </a:graphicData>
              </a:graphic>
            </wp:inline>
          </w:drawing>
        </w:r>
      </w:moveTo>
      <w:moveToRangeEnd w:id="765"/>
      <w:del w:id="767" w:author="Juli" w:date="2024-12-04T15:17:00Z">
        <w:r w:rsidR="0063482E" w:rsidRPr="00284A7A" w:rsidDel="00526FBC">
          <w:br w:type="page"/>
        </w:r>
      </w:del>
    </w:p>
    <w:p w:rsidR="008A1F7B" w:rsidRPr="00284A7A" w:rsidDel="00526FBC" w:rsidRDefault="0063482E">
      <w:pPr>
        <w:spacing w:line="480" w:lineRule="auto"/>
        <w:ind w:left="-5" w:right="13"/>
        <w:rPr>
          <w:del w:id="768" w:author="Juli" w:date="2024-12-04T15:17:00Z"/>
          <w:moveFrom w:id="769" w:author="Juli" w:date="2024-12-04T15:16:00Z"/>
        </w:rPr>
        <w:pPrChange w:id="770" w:author="Juli" w:date="2024-12-04T15:17:00Z">
          <w:pPr>
            <w:spacing w:line="259" w:lineRule="auto"/>
            <w:ind w:left="-5" w:right="13"/>
          </w:pPr>
        </w:pPrChange>
      </w:pPr>
      <w:moveFromRangeStart w:id="771" w:author="Juli" w:date="2024-12-04T15:16:00Z" w:name="move184217796"/>
      <w:moveFrom w:id="772" w:author="Juli" w:date="2024-12-04T15:16:00Z">
        <w:del w:id="773" w:author="Juli" w:date="2024-12-04T15:17:00Z">
          <w:r w:rsidRPr="00284A7A" w:rsidDel="00526FBC">
            <w:delText>armado del Radar o al menos algo a tener en cuenta, así que sustituí esto:</w:delText>
          </w:r>
        </w:del>
      </w:moveFrom>
    </w:p>
    <w:p w:rsidR="008A1F7B" w:rsidRPr="00284A7A" w:rsidDel="00526FBC" w:rsidRDefault="0063482E">
      <w:pPr>
        <w:spacing w:line="480" w:lineRule="auto"/>
        <w:ind w:left="-5" w:right="13"/>
        <w:rPr>
          <w:del w:id="774" w:author="Juli" w:date="2024-12-04T15:17:00Z"/>
        </w:rPr>
        <w:pPrChange w:id="775" w:author="Juli" w:date="2024-12-04T15:17:00Z">
          <w:pPr>
            <w:spacing w:after="859" w:line="259" w:lineRule="auto"/>
            <w:ind w:left="30" w:right="-37" w:firstLine="0"/>
          </w:pPr>
        </w:pPrChange>
      </w:pPr>
      <w:moveFromRangeStart w:id="776" w:author="Juli" w:date="2024-12-04T15:15:00Z" w:name="move184217775"/>
      <w:moveFromRangeEnd w:id="771"/>
      <w:moveFrom w:id="777" w:author="Juli" w:date="2024-12-04T15:15:00Z">
        <w:del w:id="778" w:author="Juli" w:date="2024-12-04T15:17:00Z">
          <w:r w:rsidRPr="00284A7A" w:rsidDel="00526FBC">
            <w:rPr>
              <w:noProof/>
              <w:rPrChange w:id="779" w:author="Juli" w:date="2024-12-04T14:30:00Z">
                <w:rPr>
                  <w:noProof/>
                </w:rPr>
              </w:rPrChange>
            </w:rPr>
            <w:drawing>
              <wp:inline distT="0" distB="0" distL="0" distR="0">
                <wp:extent cx="2886075" cy="3219450"/>
                <wp:effectExtent l="0" t="0" r="9525" b="0"/>
                <wp:docPr id="4011" name="Picture 4011"/>
                <wp:cNvGraphicFramePr/>
                <a:graphic xmlns:a="http://schemas.openxmlformats.org/drawingml/2006/main">
                  <a:graphicData uri="http://schemas.openxmlformats.org/drawingml/2006/picture">
                    <pic:pic xmlns:pic="http://schemas.openxmlformats.org/drawingml/2006/picture">
                      <pic:nvPicPr>
                        <pic:cNvPr id="4011" name="Picture 4011"/>
                        <pic:cNvPicPr/>
                      </pic:nvPicPr>
                      <pic:blipFill>
                        <a:blip r:embed="rId30"/>
                        <a:stretch>
                          <a:fillRect/>
                        </a:stretch>
                      </pic:blipFill>
                      <pic:spPr>
                        <a:xfrm>
                          <a:off x="0" y="0"/>
                          <a:ext cx="2886076" cy="3219451"/>
                        </a:xfrm>
                        <a:prstGeom prst="rect">
                          <a:avLst/>
                        </a:prstGeom>
                      </pic:spPr>
                    </pic:pic>
                  </a:graphicData>
                </a:graphic>
              </wp:inline>
            </w:drawing>
          </w:r>
        </w:del>
      </w:moveFrom>
      <w:moveFromRangeEnd w:id="776"/>
    </w:p>
    <w:p w:rsidR="008A1F7B" w:rsidRPr="00284A7A" w:rsidDel="00526FBC" w:rsidRDefault="0063482E">
      <w:pPr>
        <w:spacing w:line="480" w:lineRule="auto"/>
        <w:ind w:left="-5" w:right="13"/>
        <w:rPr>
          <w:del w:id="780" w:author="Juli" w:date="2024-12-04T15:17:00Z"/>
        </w:rPr>
        <w:pPrChange w:id="781" w:author="Juli" w:date="2024-12-04T15:17:00Z">
          <w:pPr>
            <w:spacing w:line="259" w:lineRule="auto"/>
            <w:ind w:left="-5" w:right="13"/>
          </w:pPr>
        </w:pPrChange>
      </w:pPr>
      <w:del w:id="782" w:author="Juli" w:date="2024-12-04T15:17:00Z">
        <w:r w:rsidRPr="00284A7A" w:rsidDel="00526FBC">
          <w:delText>a esto:</w:delText>
        </w:r>
      </w:del>
    </w:p>
    <w:p w:rsidR="008A1F7B" w:rsidRPr="00284A7A" w:rsidRDefault="0063482E">
      <w:pPr>
        <w:spacing w:line="480" w:lineRule="auto"/>
        <w:ind w:left="-5" w:right="13"/>
        <w:pPrChange w:id="783" w:author="Juli" w:date="2024-12-04T15:17:00Z">
          <w:pPr>
            <w:spacing w:after="859" w:line="259" w:lineRule="auto"/>
            <w:ind w:left="30" w:right="-37" w:firstLine="0"/>
          </w:pPr>
        </w:pPrChange>
      </w:pPr>
      <w:moveFromRangeStart w:id="784" w:author="Juli" w:date="2024-12-04T15:16:00Z" w:name="move184217811"/>
      <w:moveFrom w:id="785" w:author="Juli" w:date="2024-12-04T15:16:00Z">
        <w:del w:id="786" w:author="Juli" w:date="2024-12-04T15:17:00Z">
          <w:r w:rsidRPr="00284A7A" w:rsidDel="00526FBC">
            <w:rPr>
              <w:noProof/>
              <w:rPrChange w:id="787" w:author="Juli" w:date="2024-12-04T14:30:00Z">
                <w:rPr>
                  <w:noProof/>
                </w:rPr>
              </w:rPrChange>
            </w:rPr>
            <w:drawing>
              <wp:inline distT="0" distB="0" distL="0" distR="0">
                <wp:extent cx="5943600" cy="2667000"/>
                <wp:effectExtent l="0" t="0" r="0" b="0"/>
                <wp:docPr id="4272" name="Picture 4272"/>
                <wp:cNvGraphicFramePr/>
                <a:graphic xmlns:a="http://schemas.openxmlformats.org/drawingml/2006/main">
                  <a:graphicData uri="http://schemas.openxmlformats.org/drawingml/2006/picture">
                    <pic:pic xmlns:pic="http://schemas.openxmlformats.org/drawingml/2006/picture">
                      <pic:nvPicPr>
                        <pic:cNvPr id="4272" name="Picture 4272"/>
                        <pic:cNvPicPr/>
                      </pic:nvPicPr>
                      <pic:blipFill>
                        <a:blip r:embed="rId33"/>
                        <a:stretch>
                          <a:fillRect/>
                        </a:stretch>
                      </pic:blipFill>
                      <pic:spPr>
                        <a:xfrm>
                          <a:off x="0" y="0"/>
                          <a:ext cx="5943600" cy="2667000"/>
                        </a:xfrm>
                        <a:prstGeom prst="rect">
                          <a:avLst/>
                        </a:prstGeom>
                      </pic:spPr>
                    </pic:pic>
                  </a:graphicData>
                </a:graphic>
              </wp:inline>
            </w:drawing>
          </w:r>
        </w:del>
      </w:moveFrom>
      <w:moveFromRangeEnd w:id="784"/>
    </w:p>
    <w:p w:rsidR="008A1F7B" w:rsidRPr="00284A7A" w:rsidRDefault="0063482E">
      <w:pPr>
        <w:spacing w:line="480" w:lineRule="auto"/>
        <w:ind w:left="-15" w:right="13" w:firstLine="0"/>
        <w:pPrChange w:id="788" w:author="Juli" w:date="2024-12-04T15:17:00Z">
          <w:pPr>
            <w:ind w:left="-5" w:right="13"/>
          </w:pPr>
        </w:pPrChange>
      </w:pPr>
      <w:r w:rsidRPr="00284A7A">
        <w:t>Me pareci</w:t>
      </w:r>
      <w:ins w:id="789" w:author="Juli" w:date="2024-12-04T15:17:00Z">
        <w:r w:rsidR="00526FBC">
          <w:t>ó</w:t>
        </w:r>
      </w:ins>
      <w:del w:id="790" w:author="Juli" w:date="2024-12-04T15:17:00Z">
        <w:r w:rsidRPr="00284A7A" w:rsidDel="00526FBC">
          <w:delText>o</w:delText>
        </w:r>
      </w:del>
      <w:r w:rsidRPr="00284A7A">
        <w:t xml:space="preserve"> m</w:t>
      </w:r>
      <w:ins w:id="791" w:author="Juli" w:date="2024-12-04T15:18:00Z">
        <w:r w:rsidR="00526FBC">
          <w:t>á</w:t>
        </w:r>
      </w:ins>
      <w:del w:id="792" w:author="Juli" w:date="2024-12-04T15:17:00Z">
        <w:r w:rsidRPr="00284A7A" w:rsidDel="00526FBC">
          <w:delText>a</w:delText>
        </w:r>
      </w:del>
      <w:r w:rsidRPr="00284A7A">
        <w:t>s c</w:t>
      </w:r>
      <w:ins w:id="793" w:author="Juli" w:date="2024-12-04T15:18:00Z">
        <w:r w:rsidR="00526FBC">
          <w:t>ó</w:t>
        </w:r>
      </w:ins>
      <w:del w:id="794" w:author="Juli" w:date="2024-12-04T15:18:00Z">
        <w:r w:rsidRPr="00284A7A" w:rsidDel="00526FBC">
          <w:delText>o</w:delText>
        </w:r>
      </w:del>
      <w:r w:rsidRPr="00284A7A">
        <w:t>modo la implementación de funciones ya que en clases de laboratorio nos enseñaron a usar las funciones y las llamadas a dichas funciones</w:t>
      </w:r>
    </w:p>
    <w:p w:rsidR="008A1F7B" w:rsidRPr="00284A7A" w:rsidRDefault="0063482E">
      <w:pPr>
        <w:spacing w:line="480" w:lineRule="auto"/>
        <w:ind w:left="-5" w:right="13"/>
        <w:pPrChange w:id="795" w:author="Juli" w:date="2024-12-04T14:30:00Z">
          <w:pPr>
            <w:ind w:left="-5" w:right="13"/>
          </w:pPr>
        </w:pPrChange>
      </w:pPr>
      <w:r w:rsidRPr="00284A7A">
        <w:t>En clase prob</w:t>
      </w:r>
      <w:ins w:id="796" w:author="Juli" w:date="2024-12-04T15:18:00Z">
        <w:r w:rsidR="00526FBC">
          <w:t>é</w:t>
        </w:r>
      </w:ins>
      <w:del w:id="797" w:author="Juli" w:date="2024-12-04T15:18:00Z">
        <w:r w:rsidRPr="00284A7A" w:rsidDel="00526FBC">
          <w:delText>e</w:delText>
        </w:r>
      </w:del>
      <w:r w:rsidRPr="00284A7A">
        <w:t xml:space="preserve"> el c</w:t>
      </w:r>
      <w:ins w:id="798" w:author="Juli" w:date="2024-12-04T15:18:00Z">
        <w:r w:rsidR="00526FBC">
          <w:t>ó</w:t>
        </w:r>
      </w:ins>
      <w:del w:id="799" w:author="Juli" w:date="2024-12-04T15:18:00Z">
        <w:r w:rsidRPr="00284A7A" w:rsidDel="00526FBC">
          <w:delText>o</w:delText>
        </w:r>
      </w:del>
      <w:r w:rsidRPr="00284A7A">
        <w:t xml:space="preserve">digo y al menos funcionaba y uno de los problemas más grandes que tenía en todo el proyecto fue lograr que gire o que la interfaz del radar se vea que gire los 180°, sin embargo el nuevo problema que se me presento en esto, fue que por alguna extraña razón empezaba a girar desde los 10° e ignoraba los 0°, erróneamente </w:t>
      </w:r>
      <w:proofErr w:type="spellStart"/>
      <w:r w:rsidRPr="00284A7A">
        <w:t>pense</w:t>
      </w:r>
      <w:proofErr w:type="spellEnd"/>
      <w:r w:rsidRPr="00284A7A">
        <w:t xml:space="preserve"> que el error era un </w:t>
      </w:r>
      <w:proofErr w:type="spellStart"/>
      <w:r w:rsidRPr="00284A7A">
        <w:t>if</w:t>
      </w:r>
      <w:proofErr w:type="spellEnd"/>
      <w:r w:rsidRPr="00284A7A">
        <w:t xml:space="preserve"> </w:t>
      </w:r>
      <w:proofErr w:type="spellStart"/>
      <w:r w:rsidRPr="00284A7A">
        <w:t>idistance</w:t>
      </w:r>
      <w:proofErr w:type="spellEnd"/>
      <w:r w:rsidRPr="00284A7A">
        <w:t xml:space="preserve"> &lt; 40, cuando en realidad hacía referencia a que si un objeto se detectaba a menos de 40 cm, tenía que aparecer en pantalla que estaba en el rango y lo tenía que indicar con unas “ manchas “ rojas en la interfaz de </w:t>
      </w:r>
      <w:proofErr w:type="spellStart"/>
      <w:r w:rsidRPr="00284A7A">
        <w:t>processing</w:t>
      </w:r>
      <w:proofErr w:type="spellEnd"/>
      <w:r w:rsidRPr="00284A7A">
        <w:t xml:space="preserve">, </w:t>
      </w:r>
      <w:proofErr w:type="spellStart"/>
      <w:r w:rsidRPr="00284A7A">
        <w:t>asi</w:t>
      </w:r>
      <w:proofErr w:type="spellEnd"/>
      <w:r w:rsidRPr="00284A7A">
        <w:t xml:space="preserve"> que ese no era la forma de solucionar el error, sinceramente había ocasiones en las que funcionaba a la </w:t>
      </w:r>
      <w:proofErr w:type="spellStart"/>
      <w:r w:rsidRPr="00284A7A">
        <w:t>perfeccion</w:t>
      </w:r>
      <w:proofErr w:type="spellEnd"/>
      <w:r w:rsidRPr="00284A7A">
        <w:t xml:space="preserve"> y otras veces andaba mal, así que para despejar dudas, iré con el profesor a despejar estas dudas:</w:t>
      </w:r>
    </w:p>
    <w:p w:rsidR="008A1F7B" w:rsidRPr="00284A7A" w:rsidRDefault="0063482E">
      <w:pPr>
        <w:spacing w:after="511" w:line="480" w:lineRule="auto"/>
        <w:ind w:left="-5" w:right="13"/>
        <w:pPrChange w:id="800" w:author="Juli" w:date="2024-12-04T14:30:00Z">
          <w:pPr>
            <w:spacing w:after="511"/>
            <w:ind w:left="-5" w:right="13"/>
          </w:pPr>
        </w:pPrChange>
      </w:pPr>
      <w:r w:rsidRPr="00284A7A">
        <w:t xml:space="preserve">¿Dónde está el error? - ¿Qué modificaciones le puedo hacer a mi </w:t>
      </w:r>
      <w:proofErr w:type="gramStart"/>
      <w:r w:rsidRPr="00284A7A">
        <w:t>código?.</w:t>
      </w:r>
      <w:proofErr w:type="gramEnd"/>
      <w:r w:rsidRPr="00284A7A">
        <w:t xml:space="preserve"> O al menos esas son las dudas que se me plantean ahora mismo.</w:t>
      </w:r>
    </w:p>
    <w:p w:rsidR="008A1F7B" w:rsidRPr="00284A7A" w:rsidRDefault="0063482E">
      <w:pPr>
        <w:spacing w:line="480" w:lineRule="auto"/>
        <w:ind w:left="-5" w:right="13"/>
        <w:pPrChange w:id="801" w:author="Juli" w:date="2024-12-04T14:30:00Z">
          <w:pPr>
            <w:ind w:left="-5" w:right="13"/>
          </w:pPr>
        </w:pPrChange>
      </w:pPr>
      <w:r w:rsidRPr="00284A7A">
        <w:t>Dado que no pud</w:t>
      </w:r>
      <w:ins w:id="802" w:author="Juli" w:date="2024-12-04T16:51:00Z">
        <w:r w:rsidR="00236A0C">
          <w:t>imos</w:t>
        </w:r>
      </w:ins>
      <w:del w:id="803" w:author="Juli" w:date="2024-12-04T16:51:00Z">
        <w:r w:rsidRPr="00284A7A" w:rsidDel="00236A0C">
          <w:delText>e</w:delText>
        </w:r>
      </w:del>
      <w:r w:rsidRPr="00284A7A">
        <w:t xml:space="preserve"> hablar con el profesor, no me queda otra que arriesgar e intentar complementar el código con lo que tenga, sin saber si </w:t>
      </w:r>
      <w:proofErr w:type="spellStart"/>
      <w:r w:rsidRPr="00284A7A">
        <w:t>esta</w:t>
      </w:r>
      <w:proofErr w:type="spellEnd"/>
      <w:r w:rsidRPr="00284A7A">
        <w:t xml:space="preserve"> bien o mal</w:t>
      </w:r>
    </w:p>
    <w:p w:rsidR="008A1F7B" w:rsidRPr="00284A7A" w:rsidRDefault="0063482E">
      <w:pPr>
        <w:spacing w:after="263" w:line="480" w:lineRule="auto"/>
        <w:ind w:left="-5" w:right="13"/>
        <w:pPrChange w:id="804" w:author="Juli" w:date="2024-12-04T14:30:00Z">
          <w:pPr>
            <w:spacing w:after="263" w:line="259" w:lineRule="auto"/>
            <w:ind w:left="-5" w:right="13"/>
          </w:pPr>
        </w:pPrChange>
      </w:pPr>
      <w:r w:rsidRPr="00284A7A">
        <w:t xml:space="preserve">Hasta el momento mi </w:t>
      </w:r>
      <w:proofErr w:type="spellStart"/>
      <w:r w:rsidRPr="00284A7A">
        <w:t>codigo</w:t>
      </w:r>
      <w:proofErr w:type="spellEnd"/>
      <w:r w:rsidRPr="00284A7A">
        <w:t xml:space="preserve"> no está del todo listo, lo que rescato o al menos destaco es que:</w:t>
      </w:r>
    </w:p>
    <w:p w:rsidR="008A1F7B" w:rsidRPr="00284A7A" w:rsidRDefault="0063482E">
      <w:pPr>
        <w:numPr>
          <w:ilvl w:val="0"/>
          <w:numId w:val="3"/>
        </w:numPr>
        <w:spacing w:after="264" w:line="480" w:lineRule="auto"/>
        <w:ind w:right="13" w:hanging="360"/>
        <w:pPrChange w:id="805" w:author="Juli" w:date="2024-12-04T14:30:00Z">
          <w:pPr>
            <w:numPr>
              <w:numId w:val="3"/>
            </w:numPr>
            <w:spacing w:after="264" w:line="259" w:lineRule="auto"/>
            <w:ind w:left="720" w:right="13" w:hanging="360"/>
          </w:pPr>
        </w:pPrChange>
      </w:pPr>
      <w:r w:rsidRPr="00284A7A">
        <w:lastRenderedPageBreak/>
        <w:t>Dibuja la Interfaz gráfica de un radar</w:t>
      </w:r>
    </w:p>
    <w:p w:rsidR="008A1F7B" w:rsidRPr="00284A7A" w:rsidRDefault="0063482E">
      <w:pPr>
        <w:numPr>
          <w:ilvl w:val="0"/>
          <w:numId w:val="3"/>
        </w:numPr>
        <w:spacing w:after="264" w:line="480" w:lineRule="auto"/>
        <w:ind w:right="13" w:hanging="360"/>
        <w:pPrChange w:id="806" w:author="Juli" w:date="2024-12-04T14:30:00Z">
          <w:pPr>
            <w:numPr>
              <w:numId w:val="3"/>
            </w:numPr>
            <w:spacing w:after="264" w:line="259" w:lineRule="auto"/>
            <w:ind w:left="720" w:right="13" w:hanging="360"/>
          </w:pPr>
        </w:pPrChange>
      </w:pPr>
      <w:r w:rsidRPr="00284A7A">
        <w:t>Gira los 180° e regresa a su valor inicial que son 0°</w:t>
      </w:r>
    </w:p>
    <w:p w:rsidR="008A1F7B" w:rsidRPr="00284A7A" w:rsidRDefault="0063482E">
      <w:pPr>
        <w:numPr>
          <w:ilvl w:val="0"/>
          <w:numId w:val="3"/>
        </w:numPr>
        <w:spacing w:after="845" w:line="480" w:lineRule="auto"/>
        <w:ind w:right="13" w:hanging="360"/>
        <w:pPrChange w:id="807" w:author="Juli" w:date="2024-12-04T14:30:00Z">
          <w:pPr>
            <w:numPr>
              <w:numId w:val="3"/>
            </w:numPr>
            <w:spacing w:after="845" w:line="259" w:lineRule="auto"/>
            <w:ind w:left="720" w:right="13" w:hanging="360"/>
          </w:pPr>
        </w:pPrChange>
      </w:pPr>
      <w:r w:rsidRPr="00284A7A">
        <w:t xml:space="preserve">Detecta un objeto (aunque este lo detecta con un </w:t>
      </w:r>
      <w:proofErr w:type="spellStart"/>
      <w:r w:rsidRPr="00284A7A">
        <w:t>delay</w:t>
      </w:r>
      <w:proofErr w:type="spellEnd"/>
      <w:r w:rsidRPr="00284A7A">
        <w:t xml:space="preserve"> de 10 segundos aproximadamente)</w:t>
      </w:r>
    </w:p>
    <w:p w:rsidR="008A1F7B" w:rsidRPr="00284A7A" w:rsidRDefault="001E1231">
      <w:pPr>
        <w:pStyle w:val="Ttulo2"/>
        <w:spacing w:line="480" w:lineRule="auto"/>
        <w:ind w:left="-5"/>
        <w:rPr>
          <w:rFonts w:ascii="Times New Roman" w:hAnsi="Times New Roman" w:cs="Times New Roman"/>
          <w:rPrChange w:id="808" w:author="Juli" w:date="2024-12-04T14:30:00Z">
            <w:rPr/>
          </w:rPrChange>
        </w:rPr>
        <w:pPrChange w:id="809" w:author="Juli" w:date="2024-12-04T14:30:00Z">
          <w:pPr>
            <w:pStyle w:val="Ttulo2"/>
            <w:ind w:left="-5"/>
          </w:pPr>
        </w:pPrChange>
      </w:pPr>
      <w:ins w:id="810" w:author="Juli" w:date="2024-12-04T15:55:00Z">
        <w:r>
          <w:rPr>
            <w:rFonts w:ascii="Times New Roman" w:hAnsi="Times New Roman" w:cs="Times New Roman"/>
            <w:color w:val="auto"/>
            <w:sz w:val="24"/>
            <w:szCs w:val="24"/>
          </w:rPr>
          <w:t xml:space="preserve">Por ultimo nos faltaría agregarle la </w:t>
        </w:r>
      </w:ins>
      <w:ins w:id="811" w:author="Juli" w:date="2024-12-04T15:56:00Z">
        <w:r>
          <w:rPr>
            <w:rFonts w:ascii="Times New Roman" w:hAnsi="Times New Roman" w:cs="Times New Roman"/>
            <w:color w:val="auto"/>
            <w:sz w:val="24"/>
            <w:szCs w:val="24"/>
          </w:rPr>
          <w:t>funcionalidad extra, que es la medición de velocidad del objetivo que detecta el radar</w:t>
        </w:r>
      </w:ins>
      <w:ins w:id="812" w:author="Juli" w:date="2024-12-04T16:52:00Z">
        <w:r w:rsidR="00236A0C">
          <w:rPr>
            <w:rFonts w:ascii="Times New Roman" w:hAnsi="Times New Roman" w:cs="Times New Roman"/>
            <w:color w:val="auto"/>
            <w:sz w:val="24"/>
            <w:szCs w:val="24"/>
          </w:rPr>
          <w:t>.</w:t>
        </w:r>
      </w:ins>
      <w:bookmarkStart w:id="813" w:name="_GoBack"/>
      <w:bookmarkEnd w:id="813"/>
      <w:del w:id="814" w:author="Juli" w:date="2024-12-04T15:55:00Z">
        <w:r w:rsidR="0063482E" w:rsidRPr="00284A7A" w:rsidDel="001E1231">
          <w:rPr>
            <w:rFonts w:ascii="Times New Roman" w:hAnsi="Times New Roman" w:cs="Times New Roman"/>
            <w:rPrChange w:id="815" w:author="Juli" w:date="2024-12-04T14:30:00Z">
              <w:rPr/>
            </w:rPrChange>
          </w:rPr>
          <w:delText>Etapa 4: Conclusiones e Implementaciones finales</w:delText>
        </w:r>
      </w:del>
    </w:p>
    <w:sectPr w:rsidR="008A1F7B" w:rsidRPr="00284A7A">
      <w:headerReference w:type="even" r:id="rId34"/>
      <w:headerReference w:type="default" r:id="rId35"/>
      <w:headerReference w:type="first" r:id="rId36"/>
      <w:pgSz w:w="12240" w:h="15840"/>
      <w:pgMar w:top="1470" w:right="1447" w:bottom="1500" w:left="1440" w:header="782"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034B" w:rsidRDefault="008C034B">
      <w:pPr>
        <w:spacing w:after="0" w:line="240" w:lineRule="auto"/>
      </w:pPr>
      <w:r>
        <w:separator/>
      </w:r>
    </w:p>
  </w:endnote>
  <w:endnote w:type="continuationSeparator" w:id="0">
    <w:p w:rsidR="008C034B" w:rsidRDefault="008C0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034B" w:rsidRDefault="008C034B">
      <w:pPr>
        <w:spacing w:after="0" w:line="240" w:lineRule="auto"/>
      </w:pPr>
      <w:r>
        <w:separator/>
      </w:r>
    </w:p>
  </w:footnote>
  <w:footnote w:type="continuationSeparator" w:id="0">
    <w:p w:rsidR="008C034B" w:rsidRDefault="008C03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482E" w:rsidRDefault="0063482E">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482E" w:rsidRDefault="0063482E">
    <w:pPr>
      <w:spacing w:after="0" w:line="259" w:lineRule="auto"/>
      <w:ind w:left="0" w:firstLine="0"/>
      <w:jc w:val="right"/>
    </w:pPr>
    <w:r>
      <w:fldChar w:fldCharType="begin"/>
    </w:r>
    <w:r>
      <w:instrText xml:space="preserve"> PAGE   \* MERGEFORMAT </w:instrText>
    </w:r>
    <w:r>
      <w:fldChar w:fldCharType="separate"/>
    </w:r>
    <w:r w:rsidR="00236A0C" w:rsidRPr="00236A0C">
      <w:rPr>
        <w:b/>
        <w:noProof/>
        <w:sz w:val="24"/>
      </w:rPr>
      <w:t>3</w:t>
    </w:r>
    <w:r>
      <w:rPr>
        <w:b/>
        <w:sz w:val="24"/>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482E" w:rsidRDefault="0063482E">
    <w:pPr>
      <w:spacing w:after="0" w:line="259" w:lineRule="auto"/>
      <w:ind w:left="0" w:firstLine="0"/>
      <w:jc w:val="right"/>
    </w:pPr>
    <w:r>
      <w:fldChar w:fldCharType="begin"/>
    </w:r>
    <w:r>
      <w:instrText xml:space="preserve"> PAGE   \* MERGEFORMAT </w:instrText>
    </w:r>
    <w:r>
      <w:fldChar w:fldCharType="separate"/>
    </w:r>
    <w:r>
      <w:rPr>
        <w:b/>
        <w:sz w:val="24"/>
      </w:rPr>
      <w:t>1</w:t>
    </w:r>
    <w:r>
      <w:rPr>
        <w:b/>
        <w:sz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482E" w:rsidRDefault="0063482E">
    <w:pPr>
      <w:spacing w:after="0" w:line="259" w:lineRule="auto"/>
      <w:ind w:left="0" w:right="-7" w:firstLine="0"/>
      <w:jc w:val="right"/>
    </w:pPr>
    <w:r>
      <w:fldChar w:fldCharType="begin"/>
    </w:r>
    <w:r>
      <w:instrText xml:space="preserve"> PAGE   \* MERGEFORMAT </w:instrText>
    </w:r>
    <w:r>
      <w:fldChar w:fldCharType="separate"/>
    </w:r>
    <w:r w:rsidR="00236A0C" w:rsidRPr="00236A0C">
      <w:rPr>
        <w:b/>
        <w:noProof/>
        <w:sz w:val="24"/>
      </w:rPr>
      <w:t>28</w:t>
    </w:r>
    <w:r>
      <w:rPr>
        <w:b/>
        <w:sz w:val="24"/>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482E" w:rsidRDefault="0063482E">
    <w:pPr>
      <w:spacing w:after="0" w:line="259" w:lineRule="auto"/>
      <w:ind w:left="0" w:right="-7" w:firstLine="0"/>
      <w:jc w:val="right"/>
    </w:pPr>
    <w:r>
      <w:fldChar w:fldCharType="begin"/>
    </w:r>
    <w:r>
      <w:instrText xml:space="preserve"> PAGE   \* MERGEFORMAT </w:instrText>
    </w:r>
    <w:r>
      <w:fldChar w:fldCharType="separate"/>
    </w:r>
    <w:r w:rsidR="00236A0C" w:rsidRPr="00236A0C">
      <w:rPr>
        <w:b/>
        <w:noProof/>
        <w:sz w:val="24"/>
      </w:rPr>
      <w:t>27</w:t>
    </w:r>
    <w:r>
      <w:rPr>
        <w:b/>
        <w:sz w:val="24"/>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482E" w:rsidRDefault="0063482E">
    <w:pPr>
      <w:spacing w:after="0" w:line="259" w:lineRule="auto"/>
      <w:ind w:left="0" w:right="-7" w:firstLine="0"/>
      <w:jc w:val="right"/>
    </w:pPr>
    <w:r>
      <w:fldChar w:fldCharType="begin"/>
    </w:r>
    <w:r>
      <w:instrText xml:space="preserve"> PAGE   \* MERGEFORMAT </w:instrText>
    </w:r>
    <w:r>
      <w:fldChar w:fldCharType="separate"/>
    </w:r>
    <w:r>
      <w:rPr>
        <w:b/>
        <w:sz w:val="24"/>
      </w:rPr>
      <w:t>1</w:t>
    </w:r>
    <w:r>
      <w:rPr>
        <w:b/>
        <w:sz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BD2D14"/>
    <w:multiLevelType w:val="hybridMultilevel"/>
    <w:tmpl w:val="41F4A608"/>
    <w:lvl w:ilvl="0" w:tplc="0A6C4D9E">
      <w:start w:val="1"/>
      <w:numFmt w:val="bullet"/>
      <w:lvlText w:val="●"/>
      <w:lvlJc w:val="left"/>
      <w:pPr>
        <w:ind w:left="70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FF6210D0">
      <w:start w:val="1"/>
      <w:numFmt w:val="bullet"/>
      <w:lvlText w:val="o"/>
      <w:lvlJc w:val="left"/>
      <w:pPr>
        <w:ind w:left="14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6038C91C">
      <w:start w:val="1"/>
      <w:numFmt w:val="bullet"/>
      <w:lvlText w:val="▪"/>
      <w:lvlJc w:val="left"/>
      <w:pPr>
        <w:ind w:left="21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B1545F6E">
      <w:start w:val="1"/>
      <w:numFmt w:val="bullet"/>
      <w:lvlText w:val="•"/>
      <w:lvlJc w:val="left"/>
      <w:pPr>
        <w:ind w:left="28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79E264EA">
      <w:start w:val="1"/>
      <w:numFmt w:val="bullet"/>
      <w:lvlText w:val="o"/>
      <w:lvlJc w:val="left"/>
      <w:pPr>
        <w:ind w:left="3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E85A8434">
      <w:start w:val="1"/>
      <w:numFmt w:val="bullet"/>
      <w:lvlText w:val="▪"/>
      <w:lvlJc w:val="left"/>
      <w:pPr>
        <w:ind w:left="43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49D86820">
      <w:start w:val="1"/>
      <w:numFmt w:val="bullet"/>
      <w:lvlText w:val="•"/>
      <w:lvlJc w:val="left"/>
      <w:pPr>
        <w:ind w:left="50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07E8CEBA">
      <w:start w:val="1"/>
      <w:numFmt w:val="bullet"/>
      <w:lvlText w:val="o"/>
      <w:lvlJc w:val="left"/>
      <w:pPr>
        <w:ind w:left="57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5FFCB470">
      <w:start w:val="1"/>
      <w:numFmt w:val="bullet"/>
      <w:lvlText w:val="▪"/>
      <w:lvlJc w:val="left"/>
      <w:pPr>
        <w:ind w:left="64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0F022CF"/>
    <w:multiLevelType w:val="hybridMultilevel"/>
    <w:tmpl w:val="21A8825E"/>
    <w:lvl w:ilvl="0" w:tplc="B37E649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2824D9E">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22A139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FBA8D7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136D8B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4C0B16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3A015E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8294B4">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128D730">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6DA64095"/>
    <w:multiLevelType w:val="hybridMultilevel"/>
    <w:tmpl w:val="A8680BC4"/>
    <w:lvl w:ilvl="0" w:tplc="B0D8FB92">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2CC8158">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9AAD428">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F1A6CBA">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5D2779A">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CA08F92">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5D4D152">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912672C">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7D68E1A">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uli">
    <w15:presenceInfo w15:providerId="Windows Live" w15:userId="8e95a79b9eb428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F7B"/>
    <w:rsid w:val="00033799"/>
    <w:rsid w:val="001E1231"/>
    <w:rsid w:val="00236A0C"/>
    <w:rsid w:val="00284A7A"/>
    <w:rsid w:val="00336BF5"/>
    <w:rsid w:val="00526FBC"/>
    <w:rsid w:val="0063482E"/>
    <w:rsid w:val="008A1F7B"/>
    <w:rsid w:val="008B535E"/>
    <w:rsid w:val="008C034B"/>
    <w:rsid w:val="008C7A22"/>
    <w:rsid w:val="00CA1885"/>
    <w:rsid w:val="00DC5E29"/>
    <w:rsid w:val="00EA01C1"/>
    <w:rsid w:val="00EF5220"/>
    <w:rsid w:val="00F1340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8FE9C"/>
  <w15:docId w15:val="{8FEA0F8B-0167-4D6F-A088-80D617821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7" w:line="501" w:lineRule="auto"/>
      <w:ind w:left="10" w:hanging="10"/>
    </w:pPr>
    <w:rPr>
      <w:rFonts w:ascii="Times New Roman" w:eastAsia="Times New Roman" w:hAnsi="Times New Roman" w:cs="Times New Roman"/>
      <w:color w:val="000000"/>
    </w:rPr>
  </w:style>
  <w:style w:type="paragraph" w:styleId="Ttulo1">
    <w:name w:val="heading 1"/>
    <w:next w:val="Normal"/>
    <w:link w:val="Ttulo1Car"/>
    <w:uiPriority w:val="9"/>
    <w:unhideWhenUsed/>
    <w:qFormat/>
    <w:pPr>
      <w:keepNext/>
      <w:keepLines/>
      <w:spacing w:after="619"/>
      <w:ind w:left="720"/>
      <w:outlineLvl w:val="0"/>
    </w:pPr>
    <w:rPr>
      <w:rFonts w:ascii="Arial" w:eastAsia="Arial" w:hAnsi="Arial" w:cs="Arial"/>
      <w:b/>
      <w:color w:val="666666"/>
      <w:sz w:val="30"/>
    </w:rPr>
  </w:style>
  <w:style w:type="paragraph" w:styleId="Ttulo2">
    <w:name w:val="heading 2"/>
    <w:next w:val="Normal"/>
    <w:link w:val="Ttulo2Car"/>
    <w:uiPriority w:val="9"/>
    <w:unhideWhenUsed/>
    <w:qFormat/>
    <w:pPr>
      <w:keepNext/>
      <w:keepLines/>
      <w:spacing w:after="590" w:line="265" w:lineRule="auto"/>
      <w:ind w:left="10" w:hanging="10"/>
      <w:outlineLvl w:val="1"/>
    </w:pPr>
    <w:rPr>
      <w:rFonts w:ascii="Arial" w:eastAsia="Arial" w:hAnsi="Arial" w:cs="Arial"/>
      <w:color w:val="666666"/>
      <w:sz w:val="3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666666"/>
      <w:sz w:val="30"/>
    </w:rPr>
  </w:style>
  <w:style w:type="character" w:customStyle="1" w:styleId="Ttulo2Car">
    <w:name w:val="Título 2 Car"/>
    <w:link w:val="Ttulo2"/>
    <w:rPr>
      <w:rFonts w:ascii="Arial" w:eastAsia="Arial" w:hAnsi="Arial" w:cs="Arial"/>
      <w:color w:val="666666"/>
      <w:sz w:val="30"/>
    </w:rPr>
  </w:style>
  <w:style w:type="paragraph" w:styleId="Textodeglobo">
    <w:name w:val="Balloon Text"/>
    <w:basedOn w:val="Normal"/>
    <w:link w:val="TextodegloboCar"/>
    <w:uiPriority w:val="99"/>
    <w:semiHidden/>
    <w:unhideWhenUsed/>
    <w:rsid w:val="00236A0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36A0C"/>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webp"/><Relationship Id="rId26" Type="http://schemas.openxmlformats.org/officeDocument/2006/relationships/image" Target="media/image17.jpg"/><Relationship Id="rId39" Type="http://schemas.openxmlformats.org/officeDocument/2006/relationships/theme" Target="theme/theme1.xml"/><Relationship Id="rId21" Type="http://schemas.openxmlformats.org/officeDocument/2006/relationships/image" Target="media/image12.jpg"/><Relationship Id="rId34" Type="http://schemas.openxmlformats.org/officeDocument/2006/relationships/header" Target="header4.xml"/><Relationship Id="rId7" Type="http://schemas.openxmlformats.org/officeDocument/2006/relationships/header" Target="header1.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header" Target="header6.xml"/><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2.jp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header" Target="header5.xml"/><Relationship Id="rId8" Type="http://schemas.openxmlformats.org/officeDocument/2006/relationships/header" Target="header2.xml"/><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Pages>
  <Words>4893</Words>
  <Characters>26916</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Carpeta de campo del PROYECTO FINAL</vt:lpstr>
    </vt:vector>
  </TitlesOfParts>
  <Company/>
  <LinksUpToDate>false</LinksUpToDate>
  <CharactersWithSpaces>31746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Carpeta de campo del PROYECTO FINAL</dc:title>
  <dc:subject/>
  <dc:creator>Juli</dc:creator>
  <cp:keywords/>
  <cp:lastModifiedBy>Juli</cp:lastModifiedBy>
  <cp:revision>4</cp:revision>
  <dcterms:created xsi:type="dcterms:W3CDTF">2024-12-04T19:26:00Z</dcterms:created>
  <dcterms:modified xsi:type="dcterms:W3CDTF">2024-12-04T19:56:00Z</dcterms:modified>
</cp:coreProperties>
</file>